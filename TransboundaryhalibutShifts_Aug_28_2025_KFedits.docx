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8E6C4" w14:textId="44C4AD24" w:rsidR="00340EE8" w:rsidRPr="00340EE8" w:rsidRDefault="00340EE8" w:rsidP="00340EE8">
      <w:pPr>
        <w:pStyle w:val="Heading2"/>
        <w:rPr>
          <w:sz w:val="24"/>
          <w:szCs w:val="24"/>
        </w:rPr>
      </w:pPr>
      <w:r w:rsidRPr="00340EE8">
        <w:rPr>
          <w:sz w:val="24"/>
          <w:szCs w:val="24"/>
        </w:rPr>
        <w:t>Journal: Ecological Applications</w:t>
      </w:r>
    </w:p>
    <w:p w14:paraId="5787430B" w14:textId="3FFD961F" w:rsidR="00340EE8" w:rsidRPr="00340EE8" w:rsidRDefault="00340EE8" w:rsidP="00340EE8">
      <w:pPr>
        <w:rPr>
          <w:rFonts w:ascii="Times New Roman" w:hAnsi="Times New Roman" w:cs="Times New Roman"/>
          <w:sz w:val="24"/>
          <w:szCs w:val="24"/>
        </w:rPr>
      </w:pPr>
      <w:r w:rsidRPr="00340EE8">
        <w:rPr>
          <w:rFonts w:ascii="Times New Roman" w:hAnsi="Times New Roman" w:cs="Times New Roman"/>
          <w:sz w:val="24"/>
          <w:szCs w:val="24"/>
        </w:rPr>
        <w:t>Manuscript Type:</w:t>
      </w:r>
      <w:r>
        <w:rPr>
          <w:rFonts w:ascii="Times New Roman" w:hAnsi="Times New Roman" w:cs="Times New Roman"/>
          <w:sz w:val="24"/>
          <w:szCs w:val="24"/>
        </w:rPr>
        <w:t xml:space="preserve"> Article</w:t>
      </w:r>
    </w:p>
    <w:p w14:paraId="03AB13E7" w14:textId="1D25978C" w:rsidR="002F142A" w:rsidRPr="001C6812" w:rsidRDefault="00340EE8" w:rsidP="004A0E8F">
      <w:pPr>
        <w:pStyle w:val="Heading1"/>
        <w:rPr>
          <w:sz w:val="24"/>
          <w:szCs w:val="24"/>
        </w:rPr>
      </w:pPr>
      <w:r w:rsidRPr="001C6812">
        <w:rPr>
          <w:sz w:val="24"/>
          <w:szCs w:val="24"/>
        </w:rPr>
        <w:t xml:space="preserve">Title: </w:t>
      </w:r>
      <w:r w:rsidR="00E8701E" w:rsidRPr="001C6812">
        <w:rPr>
          <w:sz w:val="24"/>
          <w:szCs w:val="24"/>
        </w:rPr>
        <w:t>Shifts and expansion in a spatially-structured fish stock spanning international borders in the Northwest Atlantic</w:t>
      </w:r>
    </w:p>
    <w:p w14:paraId="38BC22FB" w14:textId="2D82F318" w:rsidR="003F671C" w:rsidRDefault="003F671C" w:rsidP="006C114E">
      <w:pPr>
        <w:spacing w:line="480" w:lineRule="auto"/>
        <w:rPr>
          <w:rFonts w:ascii="Times New Roman" w:hAnsi="Times New Roman" w:cs="Times New Roman"/>
          <w:sz w:val="24"/>
          <w:szCs w:val="24"/>
        </w:rPr>
      </w:pPr>
      <w:r>
        <w:rPr>
          <w:rFonts w:ascii="Times New Roman" w:hAnsi="Times New Roman" w:cs="Times New Roman"/>
          <w:sz w:val="24"/>
          <w:szCs w:val="24"/>
        </w:rPr>
        <w:t>Authors:</w:t>
      </w:r>
    </w:p>
    <w:p w14:paraId="5C5ACFFC" w14:textId="7A054F32"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Nancy L Shackell</w:t>
      </w:r>
      <w:r w:rsidR="006C114E" w:rsidRPr="006C114E">
        <w:rPr>
          <w:rFonts w:ascii="Times New Roman" w:hAnsi="Times New Roman" w:cs="Times New Roman"/>
          <w:sz w:val="24"/>
          <w:szCs w:val="24"/>
        </w:rPr>
        <w:t>*</w:t>
      </w:r>
    </w:p>
    <w:p w14:paraId="22E9D03D"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Fisheries and Oceans Canada, Bedford Institute of Oceanography, Dartmouth, NS, Canada</w:t>
      </w:r>
    </w:p>
    <w:p w14:paraId="7EE677E4" w14:textId="203E01C3" w:rsidR="002F142A" w:rsidRPr="006C114E" w:rsidRDefault="006C114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w:t>
      </w:r>
      <w:r w:rsidR="00340EE8">
        <w:rPr>
          <w:rFonts w:ascii="Times New Roman" w:hAnsi="Times New Roman" w:cs="Times New Roman"/>
          <w:sz w:val="24"/>
          <w:szCs w:val="24"/>
        </w:rPr>
        <w:t xml:space="preserve">Contact and </w:t>
      </w:r>
      <w:r w:rsidRPr="006C114E">
        <w:rPr>
          <w:rFonts w:ascii="Times New Roman" w:hAnsi="Times New Roman" w:cs="Times New Roman"/>
          <w:sz w:val="24"/>
          <w:szCs w:val="24"/>
        </w:rPr>
        <w:t>Corresponding Author</w:t>
      </w:r>
      <w:r w:rsidR="00340EE8">
        <w:rPr>
          <w:rFonts w:ascii="Times New Roman" w:hAnsi="Times New Roman" w:cs="Times New Roman"/>
          <w:sz w:val="24"/>
          <w:szCs w:val="24"/>
        </w:rPr>
        <w:t>:</w:t>
      </w:r>
      <w:r w:rsidRPr="006C114E">
        <w:rPr>
          <w:rFonts w:ascii="Times New Roman" w:hAnsi="Times New Roman" w:cs="Times New Roman"/>
          <w:sz w:val="24"/>
          <w:szCs w:val="24"/>
        </w:rPr>
        <w:t xml:space="preserve"> </w:t>
      </w:r>
      <w:r w:rsidR="00E8701E" w:rsidRPr="006C114E">
        <w:rPr>
          <w:rFonts w:ascii="Times New Roman" w:hAnsi="Times New Roman" w:cs="Times New Roman"/>
          <w:sz w:val="24"/>
          <w:szCs w:val="24"/>
        </w:rPr>
        <w:t>Nancy.Shackell@dfo-mpo.gc.ca</w:t>
      </w:r>
    </w:p>
    <w:p w14:paraId="6A926DD2"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ORCID </w:t>
      </w:r>
      <w:hyperlink r:id="rId7">
        <w:r w:rsidRPr="006C114E">
          <w:rPr>
            <w:rFonts w:ascii="Times New Roman" w:hAnsi="Times New Roman" w:cs="Times New Roman"/>
            <w:color w:val="1155CC"/>
            <w:sz w:val="24"/>
            <w:szCs w:val="24"/>
            <w:u w:val="single"/>
          </w:rPr>
          <w:t>https://orcid.org/0000-0001-5128-948X</w:t>
        </w:r>
      </w:hyperlink>
    </w:p>
    <w:p w14:paraId="2CB075A8"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Kiyomi J Ferguson </w:t>
      </w:r>
    </w:p>
    <w:p w14:paraId="089E78BD"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Fisheries and Oceans Canada, Bedford Institute of Oceanography, Dartmouth, NS, Canada</w:t>
      </w:r>
    </w:p>
    <w:p w14:paraId="428AA1CF"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Kiyomi.Ferguson@dfo-mpo.gc.ca</w:t>
      </w:r>
    </w:p>
    <w:p w14:paraId="5B6E500C"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ORCID </w:t>
      </w:r>
      <w:hyperlink r:id="rId8">
        <w:r w:rsidRPr="006C114E">
          <w:rPr>
            <w:rFonts w:ascii="Times New Roman" w:hAnsi="Times New Roman" w:cs="Times New Roman"/>
            <w:color w:val="1155CC"/>
            <w:sz w:val="24"/>
            <w:szCs w:val="24"/>
            <w:u w:val="single"/>
          </w:rPr>
          <w:t>https://orcid.org/0009-0003-4544-2742</w:t>
        </w:r>
      </w:hyperlink>
    </w:p>
    <w:p w14:paraId="0AE20439"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Andrew J. Allyn</w:t>
      </w:r>
    </w:p>
    <w:p w14:paraId="1BC8B75B"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Gulf of Maine Research Institute, Portland, ME, USA</w:t>
      </w:r>
    </w:p>
    <w:p w14:paraId="6700B13B"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ORCID </w:t>
      </w:r>
      <w:hyperlink r:id="rId9">
        <w:r w:rsidRPr="006C114E">
          <w:rPr>
            <w:rFonts w:ascii="Times New Roman" w:hAnsi="Times New Roman" w:cs="Times New Roman"/>
            <w:color w:val="1155CC"/>
            <w:sz w:val="24"/>
            <w:szCs w:val="24"/>
            <w:u w:val="single"/>
          </w:rPr>
          <w:t>https://orcid.org/0000-0002-1584-0198</w:t>
        </w:r>
      </w:hyperlink>
      <w:r w:rsidRPr="006C114E">
        <w:rPr>
          <w:rFonts w:ascii="Times New Roman" w:hAnsi="Times New Roman" w:cs="Times New Roman"/>
          <w:sz w:val="24"/>
          <w:szCs w:val="24"/>
        </w:rPr>
        <w:t xml:space="preserve"> </w:t>
      </w:r>
    </w:p>
    <w:p w14:paraId="1D9E7C46"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Cornelia E. den Heyer</w:t>
      </w:r>
    </w:p>
    <w:p w14:paraId="64124AD7"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Fisheries and Oceans Canada, Bedford Institute of Oceanography, Dartmouth, NS, Canada</w:t>
      </w:r>
    </w:p>
    <w:p w14:paraId="2CCE09E6"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ORCID https://orcid.org/0000-0002-1933-5885</w:t>
      </w:r>
    </w:p>
    <w:p w14:paraId="02C7F1DA"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Jamie C. Tam</w:t>
      </w:r>
    </w:p>
    <w:p w14:paraId="4B95DAE3"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Fisheries and Oceans Canada, Bedford Institute of Oceanography, Dartmouth, NS, Canada</w:t>
      </w:r>
    </w:p>
    <w:p w14:paraId="4EFB1421"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ORCID </w:t>
      </w:r>
      <w:hyperlink r:id="rId10">
        <w:r w:rsidRPr="006C114E">
          <w:rPr>
            <w:rFonts w:ascii="Times New Roman" w:hAnsi="Times New Roman" w:cs="Times New Roman"/>
            <w:color w:val="1155CC"/>
            <w:sz w:val="24"/>
            <w:szCs w:val="24"/>
            <w:u w:val="single"/>
          </w:rPr>
          <w:t>https://orcid.org/0009-0006-3462-8981</w:t>
        </w:r>
      </w:hyperlink>
    </w:p>
    <w:p w14:paraId="5FA980D6" w14:textId="77777777" w:rsidR="002F142A" w:rsidRPr="006C114E" w:rsidRDefault="002F142A" w:rsidP="006C114E">
      <w:pPr>
        <w:spacing w:line="480" w:lineRule="auto"/>
        <w:rPr>
          <w:rFonts w:ascii="Times New Roman" w:hAnsi="Times New Roman" w:cs="Times New Roman"/>
          <w:sz w:val="24"/>
          <w:szCs w:val="24"/>
        </w:rPr>
      </w:pPr>
    </w:p>
    <w:p w14:paraId="04C073E7"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David M Keith</w:t>
      </w:r>
    </w:p>
    <w:p w14:paraId="662B1672"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Fisheries and Oceans Canada, Bedford Institute of Oceanography, Dartmouth, NS, Canada</w:t>
      </w:r>
    </w:p>
    <w:p w14:paraId="1E08EFBA"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ORCID </w:t>
      </w:r>
      <w:hyperlink r:id="rId11">
        <w:r w:rsidRPr="006C114E">
          <w:rPr>
            <w:rFonts w:ascii="Times New Roman" w:hAnsi="Times New Roman" w:cs="Times New Roman"/>
            <w:color w:val="1155CC"/>
            <w:sz w:val="24"/>
            <w:szCs w:val="24"/>
            <w:u w:val="single"/>
          </w:rPr>
          <w:t>https://orcid.org/0000-0003-3564-2030</w:t>
        </w:r>
      </w:hyperlink>
    </w:p>
    <w:p w14:paraId="0192784E" w14:textId="77777777" w:rsidR="002F142A" w:rsidRPr="006C114E" w:rsidRDefault="002F142A" w:rsidP="006C114E">
      <w:pPr>
        <w:spacing w:line="480" w:lineRule="auto"/>
        <w:rPr>
          <w:rFonts w:ascii="Times New Roman" w:hAnsi="Times New Roman" w:cs="Times New Roman"/>
          <w:sz w:val="24"/>
          <w:szCs w:val="24"/>
        </w:rPr>
      </w:pPr>
    </w:p>
    <w:p w14:paraId="6B1DFC8F"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Katherine E. Mills</w:t>
      </w:r>
    </w:p>
    <w:p w14:paraId="786EEAF0"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Gulf of Maine Research Institute, Portland, ME, USA</w:t>
      </w:r>
    </w:p>
    <w:p w14:paraId="523801A2"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 xml:space="preserve">ORCID </w:t>
      </w:r>
      <w:hyperlink r:id="rId12">
        <w:r w:rsidRPr="006C114E">
          <w:rPr>
            <w:rFonts w:ascii="Times New Roman" w:hAnsi="Times New Roman" w:cs="Times New Roman"/>
            <w:color w:val="1155CC"/>
            <w:sz w:val="24"/>
            <w:szCs w:val="24"/>
            <w:u w:val="single"/>
          </w:rPr>
          <w:t>https://orcid.org/0000-0001-6078-7747</w:t>
        </w:r>
      </w:hyperlink>
    </w:p>
    <w:p w14:paraId="49A374D9" w14:textId="77777777" w:rsidR="002F142A" w:rsidRPr="006C114E" w:rsidRDefault="002F142A" w:rsidP="006C114E">
      <w:pPr>
        <w:spacing w:line="480" w:lineRule="auto"/>
        <w:rPr>
          <w:rFonts w:ascii="Times New Roman" w:hAnsi="Times New Roman" w:cs="Times New Roman"/>
          <w:sz w:val="24"/>
          <w:szCs w:val="24"/>
        </w:rPr>
      </w:pPr>
    </w:p>
    <w:p w14:paraId="1EC6903C"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James T. Thorson</w:t>
      </w:r>
    </w:p>
    <w:p w14:paraId="42981AC0" w14:textId="77777777" w:rsidR="002F142A" w:rsidRPr="006C114E" w:rsidRDefault="00E8701E" w:rsidP="006C114E">
      <w:pPr>
        <w:spacing w:line="480" w:lineRule="auto"/>
        <w:rPr>
          <w:rFonts w:ascii="Times New Roman" w:hAnsi="Times New Roman" w:cs="Times New Roman"/>
          <w:sz w:val="24"/>
          <w:szCs w:val="24"/>
        </w:rPr>
      </w:pPr>
      <w:r w:rsidRPr="006C114E">
        <w:rPr>
          <w:rFonts w:ascii="Times New Roman" w:hAnsi="Times New Roman" w:cs="Times New Roman"/>
          <w:sz w:val="24"/>
          <w:szCs w:val="24"/>
        </w:rPr>
        <w:t>Habitat and Ecological Processes Research, Alaska Fisheries Science Center, Seattle, Washington, USA</w:t>
      </w:r>
    </w:p>
    <w:p w14:paraId="60470021" w14:textId="77777777" w:rsidR="002F142A" w:rsidRDefault="00E8701E" w:rsidP="006C114E">
      <w:pPr>
        <w:spacing w:line="480" w:lineRule="auto"/>
        <w:rPr>
          <w:rFonts w:ascii="Times New Roman" w:hAnsi="Times New Roman" w:cs="Times New Roman"/>
          <w:color w:val="1155CC"/>
          <w:sz w:val="24"/>
          <w:szCs w:val="24"/>
          <w:u w:val="single"/>
        </w:rPr>
      </w:pPr>
      <w:r w:rsidRPr="006C114E">
        <w:rPr>
          <w:rFonts w:ascii="Times New Roman" w:hAnsi="Times New Roman" w:cs="Times New Roman"/>
          <w:sz w:val="24"/>
          <w:szCs w:val="24"/>
        </w:rPr>
        <w:t xml:space="preserve">ORCID </w:t>
      </w:r>
      <w:hyperlink r:id="rId13">
        <w:r w:rsidRPr="006C114E">
          <w:rPr>
            <w:rFonts w:ascii="Times New Roman" w:hAnsi="Times New Roman" w:cs="Times New Roman"/>
            <w:color w:val="1155CC"/>
            <w:sz w:val="24"/>
            <w:szCs w:val="24"/>
            <w:u w:val="single"/>
          </w:rPr>
          <w:t>https://orcid.org/0000-0001-7415-1010</w:t>
        </w:r>
      </w:hyperlink>
    </w:p>
    <w:p w14:paraId="41DAD2FE" w14:textId="35B79B60" w:rsidR="005C67C7" w:rsidRPr="006C114E" w:rsidRDefault="00340EE8" w:rsidP="005C67C7">
      <w:pPr>
        <w:pStyle w:val="Heading2"/>
        <w:rPr>
          <w:sz w:val="24"/>
          <w:szCs w:val="24"/>
        </w:rPr>
      </w:pPr>
      <w:r w:rsidRPr="005C67C7">
        <w:rPr>
          <w:sz w:val="24"/>
          <w:szCs w:val="24"/>
        </w:rPr>
        <w:t xml:space="preserve">Open Research Statement: </w:t>
      </w:r>
      <w:r w:rsidR="00000120" w:rsidRPr="005C67C7">
        <w:rPr>
          <w:sz w:val="24"/>
          <w:szCs w:val="24"/>
        </w:rPr>
        <w:t>C</w:t>
      </w:r>
      <w:r w:rsidR="001C6812" w:rsidRPr="005C67C7">
        <w:rPr>
          <w:sz w:val="24"/>
          <w:szCs w:val="24"/>
        </w:rPr>
        <w:t xml:space="preserve">ode and protocols used in this study are available at </w:t>
      </w:r>
      <w:hyperlink r:id="rId14" w:tgtFrame="_blank" w:tooltip="https://github.com/kifre1/hali_shift_withnf" w:history="1">
        <w:r w:rsidR="001C6812" w:rsidRPr="005C67C7">
          <w:rPr>
            <w:rStyle w:val="Hyperlink"/>
            <w:sz w:val="24"/>
            <w:szCs w:val="24"/>
          </w:rPr>
          <w:t>https://github.com/kifre1/Hali_Shift_withNF</w:t>
        </w:r>
      </w:hyperlink>
      <w:r w:rsidR="005C67C7">
        <w:t xml:space="preserve">. </w:t>
      </w:r>
      <w:r w:rsidR="005C67C7" w:rsidRPr="006C114E">
        <w:rPr>
          <w:sz w:val="24"/>
          <w:szCs w:val="24"/>
        </w:rPr>
        <w:t>Data used within this paper are within the public domain except for Newfoundland data, which is available upon request. No primary data were collected by the authors. All analyses were performed using R statistical programming language and code is available upon request.</w:t>
      </w:r>
    </w:p>
    <w:p w14:paraId="21C5A107" w14:textId="669E2F19" w:rsidR="00B8406D" w:rsidRPr="00B8406D" w:rsidRDefault="00B8406D" w:rsidP="00B8406D">
      <w:pPr>
        <w:pStyle w:val="Heading4"/>
      </w:pPr>
      <w:r w:rsidRPr="00B8406D">
        <w:t>Key words: species distribution modeling, distribution shifts, transboundary, fisheries, Atlantic halibut, integrated modelling</w:t>
      </w:r>
    </w:p>
    <w:p w14:paraId="73A218AD" w14:textId="35BF50E0" w:rsidR="00B8406D" w:rsidRPr="004A0E8F" w:rsidRDefault="00B8406D" w:rsidP="00B8406D">
      <w:pPr>
        <w:pStyle w:val="Heading3"/>
      </w:pPr>
    </w:p>
    <w:p w14:paraId="10F4955B" w14:textId="4CEC8258" w:rsidR="00E62441" w:rsidRDefault="00E62441">
      <w:pPr>
        <w:rPr>
          <w:rFonts w:ascii="Times New Roman" w:hAnsi="Times New Roman" w:cs="Times New Roman"/>
          <w:sz w:val="24"/>
          <w:szCs w:val="24"/>
          <w:u w:val="single"/>
        </w:rPr>
      </w:pPr>
      <w:r>
        <w:rPr>
          <w:rFonts w:ascii="Times New Roman" w:hAnsi="Times New Roman" w:cs="Times New Roman"/>
          <w:sz w:val="24"/>
          <w:szCs w:val="24"/>
          <w:u w:val="single"/>
        </w:rPr>
        <w:br w:type="page"/>
      </w:r>
    </w:p>
    <w:p w14:paraId="1EDCDDAA" w14:textId="0F1F393F" w:rsidR="002F142A" w:rsidRPr="004A0E8F" w:rsidRDefault="00E8701E" w:rsidP="004A0E8F">
      <w:pPr>
        <w:pStyle w:val="Heading2"/>
      </w:pPr>
      <w:r w:rsidRPr="004A0E8F">
        <w:lastRenderedPageBreak/>
        <w:t>ABSTRACT</w:t>
      </w:r>
    </w:p>
    <w:p w14:paraId="1A3076E9" w14:textId="508EAEE3" w:rsidR="002F142A" w:rsidRDefault="00E8701E" w:rsidP="006C114E">
      <w:pP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Marine commercial fish species can shift their geographic distributions as environmental conditions change.</w:t>
      </w:r>
      <w:r w:rsidRPr="781D059D">
        <w:rPr>
          <w:rFonts w:ascii="Times New Roman" w:eastAsia="Times New Roman" w:hAnsi="Times New Roman" w:cs="Times New Roman"/>
          <w:color w:val="000000" w:themeColor="text1"/>
          <w:sz w:val="24"/>
          <w:szCs w:val="24"/>
        </w:rPr>
        <w:t xml:space="preserve"> Distribution</w:t>
      </w:r>
      <w:r w:rsidRPr="006C114E">
        <w:rPr>
          <w:rFonts w:ascii="Times New Roman" w:eastAsia="Times New Roman" w:hAnsi="Times New Roman" w:cs="Times New Roman"/>
          <w:sz w:val="24"/>
          <w:szCs w:val="24"/>
        </w:rPr>
        <w:t xml:space="preserve"> shifts of commercial species across borders </w:t>
      </w:r>
      <w:r w:rsidR="4FBED66C" w:rsidRPr="781D059D">
        <w:rPr>
          <w:rFonts w:ascii="Times New Roman" w:eastAsia="Times New Roman" w:hAnsi="Times New Roman" w:cs="Times New Roman"/>
          <w:sz w:val="24"/>
          <w:szCs w:val="24"/>
        </w:rPr>
        <w:t>pose</w:t>
      </w:r>
      <w:r w:rsidRPr="006C114E">
        <w:rPr>
          <w:rFonts w:ascii="Times New Roman" w:eastAsia="Times New Roman" w:hAnsi="Times New Roman" w:cs="Times New Roman"/>
          <w:sz w:val="24"/>
          <w:szCs w:val="24"/>
        </w:rPr>
        <w:t xml:space="preserve"> a challenge because individual jurisdictions often conduct stock assessments </w:t>
      </w:r>
      <w:r w:rsidR="7995E8EA" w:rsidRPr="5B6BB3C5">
        <w:rPr>
          <w:rFonts w:ascii="Times New Roman" w:eastAsia="Times New Roman" w:hAnsi="Times New Roman" w:cs="Times New Roman"/>
          <w:sz w:val="24"/>
          <w:szCs w:val="24"/>
        </w:rPr>
        <w:t>using</w:t>
      </w:r>
      <w:r w:rsidRPr="006C114E">
        <w:rPr>
          <w:rFonts w:ascii="Times New Roman" w:eastAsia="Times New Roman" w:hAnsi="Times New Roman" w:cs="Times New Roman"/>
          <w:sz w:val="24"/>
          <w:szCs w:val="24"/>
        </w:rPr>
        <w:t xml:space="preserve"> only data from within their own borders. This can lead to fisheries managers reacting to local trends in abundance that do not represent stock</w:t>
      </w:r>
      <w:r w:rsidR="00E94B1F">
        <w:rPr>
          <w:rFonts w:ascii="Times New Roman" w:eastAsia="Times New Roman" w:hAnsi="Times New Roman" w:cs="Times New Roman"/>
          <w:sz w:val="24"/>
          <w:szCs w:val="24"/>
        </w:rPr>
        <w:t>-</w:t>
      </w:r>
      <w:r w:rsidRPr="006C114E">
        <w:rPr>
          <w:rFonts w:ascii="Times New Roman" w:eastAsia="Times New Roman" w:hAnsi="Times New Roman" w:cs="Times New Roman"/>
          <w:sz w:val="24"/>
          <w:szCs w:val="24"/>
        </w:rPr>
        <w:t>wi</w:t>
      </w:r>
      <w:r w:rsidR="006B277F">
        <w:rPr>
          <w:rFonts w:ascii="Times New Roman" w:eastAsia="Times New Roman" w:hAnsi="Times New Roman" w:cs="Times New Roman"/>
          <w:sz w:val="24"/>
          <w:szCs w:val="24"/>
        </w:rPr>
        <w:t>d</w:t>
      </w:r>
      <w:r w:rsidRPr="006C114E">
        <w:rPr>
          <w:rFonts w:ascii="Times New Roman" w:eastAsia="Times New Roman" w:hAnsi="Times New Roman" w:cs="Times New Roman"/>
          <w:sz w:val="24"/>
          <w:szCs w:val="24"/>
        </w:rPr>
        <w:t xml:space="preserve">e status. </w:t>
      </w:r>
      <w:r w:rsidRPr="781D059D">
        <w:rPr>
          <w:rFonts w:ascii="Times New Roman" w:eastAsia="Times New Roman" w:hAnsi="Times New Roman" w:cs="Times New Roman"/>
          <w:color w:val="000000" w:themeColor="text1"/>
          <w:sz w:val="24"/>
          <w:szCs w:val="24"/>
        </w:rPr>
        <w:t>Atlantic halibut (</w:t>
      </w:r>
      <w:proofErr w:type="spellStart"/>
      <w:r w:rsidRPr="781D059D">
        <w:rPr>
          <w:rFonts w:ascii="Times New Roman" w:eastAsia="Times New Roman" w:hAnsi="Times New Roman" w:cs="Times New Roman"/>
          <w:i/>
          <w:color w:val="000000" w:themeColor="text1"/>
          <w:sz w:val="24"/>
          <w:szCs w:val="24"/>
        </w:rPr>
        <w:t>Hippoglossus</w:t>
      </w:r>
      <w:proofErr w:type="spellEnd"/>
      <w:r w:rsidRPr="781D059D">
        <w:rPr>
          <w:rFonts w:ascii="Times New Roman" w:eastAsia="Times New Roman" w:hAnsi="Times New Roman" w:cs="Times New Roman"/>
          <w:i/>
          <w:color w:val="000000" w:themeColor="text1"/>
          <w:sz w:val="24"/>
          <w:szCs w:val="24"/>
        </w:rPr>
        <w:t xml:space="preserve"> </w:t>
      </w:r>
      <w:proofErr w:type="spellStart"/>
      <w:r w:rsidRPr="781D059D">
        <w:rPr>
          <w:rFonts w:ascii="Times New Roman" w:eastAsia="Times New Roman" w:hAnsi="Times New Roman" w:cs="Times New Roman"/>
          <w:i/>
          <w:color w:val="000000" w:themeColor="text1"/>
          <w:sz w:val="24"/>
          <w:szCs w:val="24"/>
        </w:rPr>
        <w:t>hippoglossus</w:t>
      </w:r>
      <w:proofErr w:type="spellEnd"/>
      <w:r w:rsidRPr="781D059D">
        <w:rPr>
          <w:rFonts w:ascii="Times New Roman" w:eastAsia="Times New Roman" w:hAnsi="Times New Roman" w:cs="Times New Roman"/>
          <w:color w:val="000000" w:themeColor="text1"/>
          <w:sz w:val="24"/>
          <w:szCs w:val="24"/>
        </w:rPr>
        <w:t xml:space="preserve">) </w:t>
      </w:r>
      <w:r w:rsidRPr="006C114E">
        <w:rPr>
          <w:rFonts w:ascii="Times New Roman" w:eastAsia="Times New Roman" w:hAnsi="Times New Roman" w:cs="Times New Roman"/>
          <w:sz w:val="24"/>
          <w:szCs w:val="24"/>
        </w:rPr>
        <w:t>spans across Eastern Canada, extends into the United States of America (USA), across a French territory and into the High Seas. Here we focus on the USA-Canadian border and use</w:t>
      </w:r>
      <w:r w:rsidR="25206DC3" w:rsidRPr="1AE8B76F">
        <w:rPr>
          <w:rFonts w:ascii="Times New Roman" w:eastAsia="Times New Roman" w:hAnsi="Times New Roman" w:cs="Times New Roman"/>
          <w:sz w:val="24"/>
          <w:szCs w:val="24"/>
        </w:rPr>
        <w:t xml:space="preserve"> </w:t>
      </w:r>
      <w:r w:rsidR="25206DC3" w:rsidRPr="3BD1D01A">
        <w:rPr>
          <w:rFonts w:ascii="Times New Roman" w:eastAsia="Times New Roman" w:hAnsi="Times New Roman" w:cs="Times New Roman"/>
          <w:sz w:val="24"/>
          <w:szCs w:val="24"/>
        </w:rPr>
        <w:t>Atlantic</w:t>
      </w:r>
      <w:r w:rsidRPr="006C114E">
        <w:rPr>
          <w:rFonts w:ascii="Times New Roman" w:eastAsia="Times New Roman" w:hAnsi="Times New Roman" w:cs="Times New Roman"/>
          <w:sz w:val="24"/>
          <w:szCs w:val="24"/>
        </w:rPr>
        <w:t xml:space="preserve"> halibut as a case study to develop a Distribution Shifts Assessment framework</w:t>
      </w:r>
      <w:r w:rsidRPr="781D059D">
        <w:rPr>
          <w:rFonts w:ascii="Times New Roman" w:eastAsia="Times New Roman" w:hAnsi="Times New Roman" w:cs="Times New Roman"/>
          <w:color w:val="000000" w:themeColor="text1"/>
          <w:sz w:val="24"/>
          <w:szCs w:val="24"/>
        </w:rPr>
        <w:t xml:space="preserve">. On the Canadian side, the halibut fishery is </w:t>
      </w:r>
      <w:r w:rsidRPr="006C114E">
        <w:rPr>
          <w:rFonts w:ascii="Times New Roman" w:eastAsia="Times New Roman" w:hAnsi="Times New Roman" w:cs="Times New Roman"/>
          <w:sz w:val="24"/>
          <w:szCs w:val="24"/>
        </w:rPr>
        <w:t>sustainably</w:t>
      </w:r>
      <w:r w:rsidRPr="781D059D">
        <w:rPr>
          <w:rFonts w:ascii="Times New Roman" w:eastAsia="Times New Roman" w:hAnsi="Times New Roman" w:cs="Times New Roman"/>
          <w:color w:val="000000" w:themeColor="text1"/>
          <w:sz w:val="24"/>
          <w:szCs w:val="24"/>
        </w:rPr>
        <w:t xml:space="preserve"> certified,</w:t>
      </w:r>
      <w:r w:rsidR="6C7781E9" w:rsidRPr="5DDA3D33">
        <w:rPr>
          <w:rFonts w:ascii="Times New Roman" w:eastAsia="Times New Roman" w:hAnsi="Times New Roman" w:cs="Times New Roman"/>
          <w:color w:val="000000" w:themeColor="text1"/>
          <w:sz w:val="24"/>
          <w:szCs w:val="24"/>
        </w:rPr>
        <w:t xml:space="preserve"> </w:t>
      </w:r>
      <w:r w:rsidR="6C7781E9" w:rsidRPr="27905967">
        <w:rPr>
          <w:rFonts w:ascii="Times New Roman" w:eastAsia="Times New Roman" w:hAnsi="Times New Roman" w:cs="Times New Roman"/>
          <w:color w:val="000000" w:themeColor="text1"/>
          <w:sz w:val="24"/>
          <w:szCs w:val="24"/>
        </w:rPr>
        <w:t>whereas</w:t>
      </w:r>
      <w:r w:rsidRPr="781D059D">
        <w:rPr>
          <w:rFonts w:ascii="Times New Roman" w:eastAsia="Times New Roman" w:hAnsi="Times New Roman" w:cs="Times New Roman"/>
          <w:color w:val="000000" w:themeColor="text1"/>
          <w:sz w:val="24"/>
          <w:szCs w:val="24"/>
        </w:rPr>
        <w:t xml:space="preserve"> in the USA, </w:t>
      </w:r>
      <w:r w:rsidR="71B97C06" w:rsidRPr="23256936">
        <w:rPr>
          <w:rFonts w:ascii="Times New Roman" w:eastAsia="Times New Roman" w:hAnsi="Times New Roman" w:cs="Times New Roman"/>
          <w:color w:val="000000" w:themeColor="text1"/>
          <w:sz w:val="24"/>
          <w:szCs w:val="24"/>
        </w:rPr>
        <w:t xml:space="preserve">the same </w:t>
      </w:r>
      <w:r w:rsidR="71B97C06" w:rsidRPr="1A656F7F">
        <w:rPr>
          <w:rFonts w:ascii="Times New Roman" w:eastAsia="Times New Roman" w:hAnsi="Times New Roman" w:cs="Times New Roman"/>
          <w:color w:val="000000" w:themeColor="text1"/>
          <w:sz w:val="24"/>
          <w:szCs w:val="24"/>
        </w:rPr>
        <w:t xml:space="preserve">population </w:t>
      </w:r>
      <w:r w:rsidR="4FBED66C" w:rsidRPr="1A656F7F">
        <w:rPr>
          <w:rFonts w:ascii="Times New Roman" w:eastAsia="Times New Roman" w:hAnsi="Times New Roman" w:cs="Times New Roman"/>
          <w:color w:val="000000" w:themeColor="text1"/>
          <w:sz w:val="24"/>
          <w:szCs w:val="24"/>
        </w:rPr>
        <w:t>is</w:t>
      </w:r>
      <w:r w:rsidRPr="781D059D">
        <w:rPr>
          <w:rFonts w:ascii="Times New Roman" w:eastAsia="Times New Roman" w:hAnsi="Times New Roman" w:cs="Times New Roman"/>
          <w:color w:val="000000" w:themeColor="text1"/>
          <w:sz w:val="24"/>
          <w:szCs w:val="24"/>
        </w:rPr>
        <w:t xml:space="preserve"> designated as “overfished”</w:t>
      </w:r>
      <w:r w:rsidRPr="006C114E">
        <w:rPr>
          <w:rFonts w:ascii="Times New Roman" w:eastAsia="Times New Roman" w:hAnsi="Times New Roman" w:cs="Times New Roman"/>
          <w:sz w:val="24"/>
          <w:szCs w:val="24"/>
        </w:rPr>
        <w:t>.</w:t>
      </w:r>
      <w:r w:rsidRPr="781D059D">
        <w:rPr>
          <w:rFonts w:ascii="Times New Roman" w:eastAsia="Times New Roman" w:hAnsi="Times New Roman" w:cs="Times New Roman"/>
          <w:color w:val="000000" w:themeColor="text1"/>
          <w:sz w:val="24"/>
          <w:szCs w:val="24"/>
        </w:rPr>
        <w:t xml:space="preserve">  We used a </w:t>
      </w:r>
      <w:proofErr w:type="spellStart"/>
      <w:r w:rsidRPr="781D059D">
        <w:rPr>
          <w:rFonts w:ascii="Times New Roman" w:eastAsia="Times New Roman" w:hAnsi="Times New Roman" w:cs="Times New Roman"/>
          <w:color w:val="000000" w:themeColor="text1"/>
          <w:sz w:val="24"/>
          <w:szCs w:val="24"/>
        </w:rPr>
        <w:t>spatio</w:t>
      </w:r>
      <w:proofErr w:type="spellEnd"/>
      <w:r w:rsidRPr="781D059D">
        <w:rPr>
          <w:rFonts w:ascii="Times New Roman" w:eastAsia="Times New Roman" w:hAnsi="Times New Roman" w:cs="Times New Roman"/>
          <w:color w:val="000000" w:themeColor="text1"/>
          <w:sz w:val="24"/>
          <w:szCs w:val="24"/>
        </w:rPr>
        <w:t xml:space="preserve">-temporal modeling framework to integrate </w:t>
      </w:r>
      <w:r w:rsidRPr="006C114E">
        <w:rPr>
          <w:rFonts w:ascii="Times New Roman" w:eastAsia="Times New Roman" w:hAnsi="Times New Roman" w:cs="Times New Roman"/>
          <w:sz w:val="24"/>
          <w:szCs w:val="24"/>
        </w:rPr>
        <w:t xml:space="preserve">USA </w:t>
      </w:r>
      <w:r w:rsidRPr="781D059D">
        <w:rPr>
          <w:rFonts w:ascii="Times New Roman" w:eastAsia="Times New Roman" w:hAnsi="Times New Roman" w:cs="Times New Roman"/>
          <w:color w:val="000000" w:themeColor="text1"/>
          <w:sz w:val="24"/>
          <w:szCs w:val="24"/>
        </w:rPr>
        <w:t>and Canadian fisheries-independent surveys</w:t>
      </w:r>
      <w:r w:rsidRPr="006C114E">
        <w:rPr>
          <w:rFonts w:ascii="Times New Roman" w:eastAsia="Times New Roman" w:hAnsi="Times New Roman" w:cs="Times New Roman"/>
          <w:sz w:val="24"/>
          <w:szCs w:val="24"/>
        </w:rPr>
        <w:t xml:space="preserve"> </w:t>
      </w:r>
      <w:r w:rsidRPr="781D059D">
        <w:rPr>
          <w:rFonts w:ascii="Times New Roman" w:eastAsia="Times New Roman" w:hAnsi="Times New Roman" w:cs="Times New Roman"/>
          <w:color w:val="000000" w:themeColor="text1"/>
          <w:sz w:val="24"/>
          <w:szCs w:val="24"/>
        </w:rPr>
        <w:t xml:space="preserve">to examine </w:t>
      </w:r>
      <w:r w:rsidRPr="006C114E">
        <w:rPr>
          <w:rFonts w:ascii="Times New Roman" w:eastAsia="Times New Roman" w:hAnsi="Times New Roman" w:cs="Times New Roman"/>
          <w:sz w:val="24"/>
          <w:szCs w:val="24"/>
        </w:rPr>
        <w:t>a suite of distribution shift indicators at both regional and smaller (focal area) scales</w:t>
      </w:r>
      <w:r w:rsidR="1546145A" w:rsidRPr="0D76793C">
        <w:rPr>
          <w:rFonts w:ascii="Times New Roman" w:eastAsia="Times New Roman" w:hAnsi="Times New Roman" w:cs="Times New Roman"/>
          <w:sz w:val="24"/>
          <w:szCs w:val="24"/>
        </w:rPr>
        <w:t>,</w:t>
      </w:r>
      <w:r w:rsidRPr="006C114E">
        <w:rPr>
          <w:rFonts w:ascii="Times New Roman" w:eastAsia="Times New Roman" w:hAnsi="Times New Roman" w:cs="Times New Roman"/>
          <w:sz w:val="24"/>
          <w:szCs w:val="24"/>
        </w:rPr>
        <w:t xml:space="preserve"> before and during a period of enhanced warming (1990-2005 and 2006-2023, respectively).  Abundance increased in both the USA and Canada over the full time series. The proportion of halibut abundance on the Canadian side ranged from 89-96</w:t>
      </w:r>
      <w:r w:rsidR="4FBED66C" w:rsidRPr="5C10D5A8">
        <w:rPr>
          <w:rFonts w:ascii="Times New Roman" w:eastAsia="Times New Roman" w:hAnsi="Times New Roman" w:cs="Times New Roman"/>
          <w:sz w:val="24"/>
          <w:szCs w:val="24"/>
        </w:rPr>
        <w:t>%</w:t>
      </w:r>
      <w:r w:rsidR="74D11FDC" w:rsidRPr="5C10D5A8">
        <w:rPr>
          <w:rFonts w:ascii="Times New Roman" w:eastAsia="Times New Roman" w:hAnsi="Times New Roman" w:cs="Times New Roman"/>
          <w:sz w:val="24"/>
          <w:szCs w:val="24"/>
        </w:rPr>
        <w:t>,</w:t>
      </w:r>
      <w:r w:rsidRPr="006C114E">
        <w:rPr>
          <w:rFonts w:ascii="Times New Roman" w:eastAsia="Times New Roman" w:hAnsi="Times New Roman" w:cs="Times New Roman"/>
          <w:sz w:val="24"/>
          <w:szCs w:val="24"/>
        </w:rPr>
        <w:t xml:space="preserve"> averaging 94% over the time series. As abundance increased during the 2006-2023 period, the </w:t>
      </w:r>
      <w:proofErr w:type="spellStart"/>
      <w:r w:rsidRPr="006C114E">
        <w:rPr>
          <w:rFonts w:ascii="Times New Roman" w:eastAsia="Times New Roman" w:hAnsi="Times New Roman" w:cs="Times New Roman"/>
          <w:sz w:val="24"/>
          <w:szCs w:val="24"/>
        </w:rPr>
        <w:t>centre</w:t>
      </w:r>
      <w:proofErr w:type="spellEnd"/>
      <w:r w:rsidRPr="006C114E">
        <w:rPr>
          <w:rFonts w:ascii="Times New Roman" w:eastAsia="Times New Roman" w:hAnsi="Times New Roman" w:cs="Times New Roman"/>
          <w:sz w:val="24"/>
          <w:szCs w:val="24"/>
        </w:rPr>
        <w:t xml:space="preserve"> of gravity (COG) shifted at a rate of 4 km/year north (95% CI:3-4.3 km), and 12 km/year east (95% CI: 10-15 km) in Canada. In the USA in the same period, the COG shifted southwest at 3 km/year south (95% CI: 1.5-4 km) and 1 km/year west (95% CI: 0.5-2 km)  As the population increased </w:t>
      </w:r>
      <w:r w:rsidR="45887284" w:rsidRPr="32BCDDB3">
        <w:rPr>
          <w:rFonts w:ascii="Times New Roman" w:eastAsia="Times New Roman" w:hAnsi="Times New Roman" w:cs="Times New Roman"/>
          <w:sz w:val="24"/>
          <w:szCs w:val="24"/>
        </w:rPr>
        <w:t>between</w:t>
      </w:r>
      <w:r w:rsidRPr="006C114E">
        <w:rPr>
          <w:rFonts w:ascii="Times New Roman" w:eastAsia="Times New Roman" w:hAnsi="Times New Roman" w:cs="Times New Roman"/>
          <w:sz w:val="24"/>
          <w:szCs w:val="24"/>
        </w:rPr>
        <w:t xml:space="preserve"> 2006</w:t>
      </w:r>
      <w:r w:rsidR="1BA8F674" w:rsidRPr="7AFEC887">
        <w:rPr>
          <w:rFonts w:ascii="Times New Roman" w:eastAsia="Times New Roman" w:hAnsi="Times New Roman" w:cs="Times New Roman"/>
          <w:sz w:val="24"/>
          <w:szCs w:val="24"/>
        </w:rPr>
        <w:t xml:space="preserve"> and </w:t>
      </w:r>
      <w:r w:rsidRPr="006C114E">
        <w:rPr>
          <w:rFonts w:ascii="Times New Roman" w:eastAsia="Times New Roman" w:hAnsi="Times New Roman" w:cs="Times New Roman"/>
          <w:sz w:val="24"/>
          <w:szCs w:val="24"/>
        </w:rPr>
        <w:t xml:space="preserve">2023, the leading edge of the range expanded </w:t>
      </w:r>
      <w:r w:rsidR="4FBED66C" w:rsidRPr="06B74866">
        <w:rPr>
          <w:rFonts w:ascii="Times New Roman" w:eastAsia="Times New Roman" w:hAnsi="Times New Roman" w:cs="Times New Roman"/>
          <w:sz w:val="24"/>
          <w:szCs w:val="24"/>
        </w:rPr>
        <w:t>north</w:t>
      </w:r>
      <w:r w:rsidR="7EE9B035" w:rsidRPr="06B74866">
        <w:rPr>
          <w:rFonts w:ascii="Times New Roman" w:eastAsia="Times New Roman" w:hAnsi="Times New Roman" w:cs="Times New Roman"/>
          <w:sz w:val="24"/>
          <w:szCs w:val="24"/>
        </w:rPr>
        <w:t>ward</w:t>
      </w:r>
      <w:r w:rsidRPr="006C114E">
        <w:rPr>
          <w:rFonts w:ascii="Times New Roman" w:eastAsia="Times New Roman" w:hAnsi="Times New Roman" w:cs="Times New Roman"/>
          <w:sz w:val="24"/>
          <w:szCs w:val="24"/>
        </w:rPr>
        <w:t xml:space="preserve"> and </w:t>
      </w:r>
      <w:r w:rsidR="4FBED66C" w:rsidRPr="299A74FA">
        <w:rPr>
          <w:rFonts w:ascii="Times New Roman" w:eastAsia="Times New Roman" w:hAnsi="Times New Roman" w:cs="Times New Roman"/>
          <w:sz w:val="24"/>
          <w:szCs w:val="24"/>
        </w:rPr>
        <w:t>predomina</w:t>
      </w:r>
      <w:r w:rsidR="57C56FF9" w:rsidRPr="299A74FA">
        <w:rPr>
          <w:rFonts w:ascii="Times New Roman" w:eastAsia="Times New Roman" w:hAnsi="Times New Roman" w:cs="Times New Roman"/>
          <w:sz w:val="24"/>
          <w:szCs w:val="24"/>
        </w:rPr>
        <w:t>ntly</w:t>
      </w:r>
      <w:r w:rsidRPr="006C114E">
        <w:rPr>
          <w:rFonts w:ascii="Times New Roman" w:eastAsia="Times New Roman" w:hAnsi="Times New Roman" w:cs="Times New Roman"/>
          <w:sz w:val="24"/>
          <w:szCs w:val="24"/>
        </w:rPr>
        <w:t xml:space="preserve"> </w:t>
      </w:r>
      <w:r w:rsidR="4FBED66C" w:rsidRPr="2AC220E3">
        <w:rPr>
          <w:rFonts w:ascii="Times New Roman" w:eastAsia="Times New Roman" w:hAnsi="Times New Roman" w:cs="Times New Roman"/>
          <w:sz w:val="24"/>
          <w:szCs w:val="24"/>
        </w:rPr>
        <w:t>east</w:t>
      </w:r>
      <w:r w:rsidR="39A4C1F9" w:rsidRPr="2AC220E3">
        <w:rPr>
          <w:rFonts w:ascii="Times New Roman" w:eastAsia="Times New Roman" w:hAnsi="Times New Roman" w:cs="Times New Roman"/>
          <w:sz w:val="24"/>
          <w:szCs w:val="24"/>
        </w:rPr>
        <w:t>ward</w:t>
      </w:r>
      <w:r w:rsidRPr="006C114E">
        <w:rPr>
          <w:rFonts w:ascii="Times New Roman" w:eastAsia="Times New Roman" w:hAnsi="Times New Roman" w:cs="Times New Roman"/>
          <w:sz w:val="24"/>
          <w:szCs w:val="24"/>
        </w:rPr>
        <w:t xml:space="preserve"> ~271km, while the trailing edge shifted </w:t>
      </w:r>
      <w:r w:rsidR="4FBED66C" w:rsidRPr="25472FD7">
        <w:rPr>
          <w:rFonts w:ascii="Times New Roman" w:eastAsia="Times New Roman" w:hAnsi="Times New Roman" w:cs="Times New Roman"/>
          <w:sz w:val="24"/>
          <w:szCs w:val="24"/>
        </w:rPr>
        <w:t>north</w:t>
      </w:r>
      <w:r w:rsidR="5F6B4253" w:rsidRPr="25472FD7">
        <w:rPr>
          <w:rFonts w:ascii="Times New Roman" w:eastAsia="Times New Roman" w:hAnsi="Times New Roman" w:cs="Times New Roman"/>
          <w:sz w:val="24"/>
          <w:szCs w:val="24"/>
        </w:rPr>
        <w:t>ward</w:t>
      </w:r>
      <w:r w:rsidRPr="006C114E">
        <w:rPr>
          <w:rFonts w:ascii="Times New Roman" w:eastAsia="Times New Roman" w:hAnsi="Times New Roman" w:cs="Times New Roman"/>
          <w:sz w:val="24"/>
          <w:szCs w:val="24"/>
        </w:rPr>
        <w:t xml:space="preserve"> and  </w:t>
      </w:r>
      <w:r w:rsidR="4FBED66C" w:rsidRPr="7BB5AF6E">
        <w:rPr>
          <w:rFonts w:ascii="Times New Roman" w:eastAsia="Times New Roman" w:hAnsi="Times New Roman" w:cs="Times New Roman"/>
          <w:sz w:val="24"/>
          <w:szCs w:val="24"/>
        </w:rPr>
        <w:t>predomin</w:t>
      </w:r>
      <w:r w:rsidR="73B79098" w:rsidRPr="7BB5AF6E">
        <w:rPr>
          <w:rFonts w:ascii="Times New Roman" w:eastAsia="Times New Roman" w:hAnsi="Times New Roman" w:cs="Times New Roman"/>
          <w:sz w:val="24"/>
          <w:szCs w:val="24"/>
        </w:rPr>
        <w:t>antly</w:t>
      </w:r>
      <w:r w:rsidRPr="006C114E">
        <w:rPr>
          <w:rFonts w:ascii="Times New Roman" w:eastAsia="Times New Roman" w:hAnsi="Times New Roman" w:cs="Times New Roman"/>
          <w:sz w:val="24"/>
          <w:szCs w:val="24"/>
        </w:rPr>
        <w:t xml:space="preserve"> </w:t>
      </w:r>
      <w:r w:rsidR="4FBED66C" w:rsidRPr="12EA4DA3">
        <w:rPr>
          <w:rFonts w:ascii="Times New Roman" w:eastAsia="Times New Roman" w:hAnsi="Times New Roman" w:cs="Times New Roman"/>
          <w:sz w:val="24"/>
          <w:szCs w:val="24"/>
        </w:rPr>
        <w:t>east</w:t>
      </w:r>
      <w:r w:rsidR="165A8AEB" w:rsidRPr="12EA4DA3">
        <w:rPr>
          <w:rFonts w:ascii="Times New Roman" w:eastAsia="Times New Roman" w:hAnsi="Times New Roman" w:cs="Times New Roman"/>
          <w:sz w:val="24"/>
          <w:szCs w:val="24"/>
        </w:rPr>
        <w:t>ward</w:t>
      </w:r>
      <w:r w:rsidRPr="006C114E">
        <w:rPr>
          <w:rFonts w:ascii="Times New Roman" w:eastAsia="Times New Roman" w:hAnsi="Times New Roman" w:cs="Times New Roman"/>
          <w:sz w:val="24"/>
          <w:szCs w:val="24"/>
        </w:rPr>
        <w:t xml:space="preserve"> 70 km, consistent with the shelf topography and </w:t>
      </w:r>
      <w:r w:rsidR="7B30719B" w:rsidRPr="3268BC25">
        <w:rPr>
          <w:rFonts w:ascii="Times New Roman" w:eastAsia="Times New Roman" w:hAnsi="Times New Roman" w:cs="Times New Roman"/>
          <w:sz w:val="24"/>
          <w:szCs w:val="24"/>
        </w:rPr>
        <w:t xml:space="preserve">overall </w:t>
      </w:r>
      <w:r w:rsidR="4FBED66C" w:rsidRPr="3268BC25">
        <w:rPr>
          <w:rFonts w:ascii="Times New Roman" w:eastAsia="Times New Roman" w:hAnsi="Times New Roman" w:cs="Times New Roman"/>
          <w:sz w:val="24"/>
          <w:szCs w:val="24"/>
        </w:rPr>
        <w:t>northern</w:t>
      </w:r>
      <w:r w:rsidRPr="006C114E">
        <w:rPr>
          <w:rFonts w:ascii="Times New Roman" w:eastAsia="Times New Roman" w:hAnsi="Times New Roman" w:cs="Times New Roman"/>
          <w:sz w:val="24"/>
          <w:szCs w:val="24"/>
        </w:rPr>
        <w:t xml:space="preserve"> expansion. Our results are consistent with the expansion of available thermal habitat and an increase in the growing </w:t>
      </w:r>
      <w:r w:rsidRPr="006C114E">
        <w:rPr>
          <w:rFonts w:ascii="Times New Roman" w:eastAsia="Times New Roman" w:hAnsi="Times New Roman" w:cs="Times New Roman"/>
          <w:sz w:val="24"/>
          <w:szCs w:val="24"/>
        </w:rPr>
        <w:lastRenderedPageBreak/>
        <w:t xml:space="preserve">season for Atlantic halibut throughout the region. A “Distribution Shifts Assessment” framework is presented as a possible roadmap to operationalize distribution shift indicators for fisheries management and other fisheries-focused decision-support frameworks.  </w:t>
      </w:r>
    </w:p>
    <w:p w14:paraId="504E8C4E" w14:textId="77777777" w:rsidR="002F142A" w:rsidRPr="004A0E8F" w:rsidRDefault="00E8701E" w:rsidP="004A0E8F">
      <w:pPr>
        <w:pStyle w:val="Heading2"/>
      </w:pPr>
      <w:r w:rsidRPr="004A0E8F">
        <w:t>INTRODUCTION</w:t>
      </w:r>
    </w:p>
    <w:p w14:paraId="706966FF" w14:textId="5EE70B48"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Global warming has already had a profound impact on the geographic distribution of a wide range of plants and animals, most notably in rapidly warming areas, as species move to more suitable habitat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{"citationID":"475UWa6V","properties":{"formattedCitation":"(Chen et al. 2011; Parmesan 2006; Pecl et al. 2017)","plainCitation":"(Chen et al. 2011; Parmesan 2006; Pecl et al. 2017)","noteIndex":0},"citationItems":[{"id":186,"uris":["http://zotero.org/users/16227661/items/MIAV2C6M"],"itemData":{"id":186,"type":"article-journal","abstract":"A meta-analysis shows that species are shifting their distributions in response to climate change at an accelerating rate. The distributions of many terrestrial organisms are currently shifting in latitude or elevation in response to changing climate. Using a meta-analysis, we estimated that the distributions of species have recently shifted to higher elevations at a median rate of 11.0 meters per decade, and to higher latitudes at a median rate of 16.9 kilometers per decade. These rates are approximately two and three times faster than previously reported. The distances moved by species are greatest in studies showing the highest levels of warming, with average latitudinal shifts being generally sufficient to track temperature changes. However, individual species vary greatly in their rates of change, suggesting that the range shift of each species depends on multiple internal species traits and external drivers of change. Rapid average shifts derive from a wide diversity of responses by individual species.","container-title":"science","DOI":"doi:10.1126/science.1206432","issue":"6045","page":"1024-1026","title":"Rapid Range Shifts of Species Associated with High Levels of Climate Warming","volume":"333","author":[{"family":"Chen","given":"I.-Ching"},{"family":"Hill","given":"Jane K."},{"family":"Ohlemüller","given":"Ralf"},{"family":"Roy","given":"David B."},{"family":"Thomas","given":"Chris D."}],"issued":{"date-parts":[["2011"]]}},"label":"page"},{"id":415,"uris":["http://zotero.org/users/16227661/items/LDY9IIK9"],"itemData":{"id":415,"type":"article-journal","abstract":"Abstract Ecological changes in the phenology and distribution of plants and animals are occurring in all well-studied marine, freshwater, and terrestrial groups. These observed changes are heavily biased in the directions predicted from global warming and have been linked to local or regional climate change through correlations between climate and biological variation, field and laboratory experiments, and physiological research. Range-restricted species, particularly polar and mountaintop species, show severe range contractions and have been the first groups in which entire species have gone extinct due to recent climate change. Tropical coral reefs and amphibians have been most negatively affected. Predator-prey and plant-insect interactions have been disrupted when interacting species have responded differently to warming. Evolutionary adaptations to warmer conditions have occurred in the interiors of species&amp;apos; ranges, and resource use and dispersal have evolved rapidly at expanding range margins. Observed genetic shifts modulate local effects of climate change, but there is little evidence that they will mitigate negative effects at the species level.","container-title":"Annual Review of Ecology, Evolution, and Systematics","DOI":"https://doi.org/10.1146/annurev.ecolsys.37.091305.110100","ISSN":"1545-2069","issue":"Volume 37, 2006","page":"637-669","title":"Ecological and Evolutionary Responses to Recent Climate Change","volume":"37","author":[{"family":"Parmesan","given":"Camille"}],"issued":{"date-parts":[["2006"]]}},"label":"page"},{"id":418,"uris":["http://zotero.org/users/16227661/items/N84NB4Q8"],"itemData":{"id":418,"type":"article-journal","container-title":"science","ISSN":"0036-8075","issue":"6332","page":"eaai9214","title":"Biodiversity redistribution under climate change: Impacts on ecosystems and human well-being","volume":"355","author":[{"family":"Pecl","given":"Gretta T."},{"family":"Araújo","given":"Miguel B."},{"family":"Bell","given":"Johann D."},{"family":"Blanchard","given":"Julia"},{"family":"Bonebrake","given":"Timothy C."},{"family":"Chen","given":"I.-Ching"},{"family":"Clark","given":"Timothy D."},{"family":"Colwell","given":"Robert K."},{"family":"Danielsen","given":"Finn"},{"family":"Evengård","given":"Birgitta"}],"issued":{"date-parts":[["2017"]]}},"label":"page"}],"schema":"https://github.com/citation-style-language/schema/raw/master/csl-citation.json"}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36B8D228">
        <w:rPr>
          <w:rFonts w:ascii="Times New Roman" w:hAnsi="Times New Roman" w:cs="Times New Roman"/>
          <w:sz w:val="24"/>
          <w:szCs w:val="24"/>
        </w:rPr>
        <w:t>(Chen et al. 2011; Parmesan 2006; Pecl et al. 2017)</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The knowledge, detection, and monitoring of changes in species distributions</w:t>
      </w:r>
      <w:r w:rsidR="3481DDC8" w:rsidRPr="5359755D">
        <w:rPr>
          <w:rFonts w:ascii="Times New Roman" w:eastAsia="Times New Roman" w:hAnsi="Times New Roman" w:cs="Times New Roman"/>
          <w:sz w:val="24"/>
          <w:szCs w:val="24"/>
        </w:rPr>
        <w:t xml:space="preserve"> </w:t>
      </w:r>
      <w:r w:rsidR="3481DDC8" w:rsidRPr="1F35167B">
        <w:rPr>
          <w:rFonts w:ascii="Times New Roman" w:eastAsia="Times New Roman" w:hAnsi="Times New Roman" w:cs="Times New Roman"/>
          <w:sz w:val="24"/>
          <w:szCs w:val="24"/>
        </w:rPr>
        <w:t>driven by</w:t>
      </w:r>
      <w:r w:rsidRPr="006C114E">
        <w:rPr>
          <w:rFonts w:ascii="Times New Roman" w:eastAsia="Times New Roman" w:hAnsi="Times New Roman" w:cs="Times New Roman"/>
          <w:sz w:val="24"/>
          <w:szCs w:val="24"/>
        </w:rPr>
        <w:t xml:space="preserve"> ecological and environmental drivers </w:t>
      </w:r>
      <w:r w:rsidR="625694CA" w:rsidRPr="6DCB7C06">
        <w:rPr>
          <w:rFonts w:ascii="Times New Roman" w:eastAsia="Times New Roman" w:hAnsi="Times New Roman" w:cs="Times New Roman"/>
          <w:sz w:val="24"/>
          <w:szCs w:val="24"/>
        </w:rPr>
        <w:t>are</w:t>
      </w:r>
      <w:r w:rsidRPr="006C114E">
        <w:rPr>
          <w:rFonts w:ascii="Times New Roman" w:eastAsia="Times New Roman" w:hAnsi="Times New Roman" w:cs="Times New Roman"/>
          <w:sz w:val="24"/>
          <w:szCs w:val="24"/>
        </w:rPr>
        <w:t xml:space="preserve"> an integral component of natural resource management, particularly in an era of </w:t>
      </w:r>
      <w:r w:rsidRPr="43885AE8">
        <w:rPr>
          <w:rFonts w:ascii="Times New Roman" w:eastAsia="Times New Roman" w:hAnsi="Times New Roman" w:cs="Times New Roman"/>
          <w:sz w:val="24"/>
          <w:szCs w:val="24"/>
        </w:rPr>
        <w:t>climat</w:t>
      </w:r>
      <w:r w:rsidR="7D04D924" w:rsidRPr="43885AE8">
        <w:rPr>
          <w:rFonts w:ascii="Times New Roman" w:eastAsia="Times New Roman" w:hAnsi="Times New Roman" w:cs="Times New Roman"/>
          <w:sz w:val="24"/>
          <w:szCs w:val="24"/>
        </w:rPr>
        <w:t>e</w:t>
      </w:r>
      <w:r w:rsidRPr="006C114E">
        <w:rPr>
          <w:rFonts w:ascii="Times New Roman" w:eastAsia="Times New Roman" w:hAnsi="Times New Roman" w:cs="Times New Roman"/>
          <w:sz w:val="24"/>
          <w:szCs w:val="24"/>
        </w:rPr>
        <w:t xml:space="preserve"> change. This is especially true in the ocean, where marine ectotherm distributional shifts are more closely aligned with their thermal tolerance limits than their terrestrial counterparts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{"citationID":"TEcYn5Cp","properties":{"formattedCitation":"(Sunday et al. 2012)","plainCitation":"(Sunday et al. 2012)","noteIndex":0},"citationItems":[{"id":740,"uris":["http://zotero.org/users/16227661/items/GP9W29VV"],"itemData":{"id":740,"type":"article-journal","abstract":"Using a comprehensive data set of thermal tolerance limits, latitudinal range boundaries and latitudinal range shifts of cold-blooded animals, this study explores the likely consequences of climate change for the geographical redistribution of terrestrial and marine species at a global scale.","container-title":"Nature Climate Change","DOI":"10.1038/nclimate1539","ISSN":"1758-6798","issue":"9","journalAbbreviation":"Nature Clim Change","language":"en","license":"2012 Springer Nature Limited","note":"publisher: Nature Publishing Group","page":"686-690","source":"www.nature.com","title":"Thermal tolerance and the global redistribution of animals","URL":"https://www.nature.com/articles/nclimate1539","volume":"2","author":[{"family":"Sunday","given":"Jennifer M."},{"family":"Bates","given":"Amanda E."},{"family":"Dulvy","given":"Nicholas K."}],"accessed":{"date-parts":[["2025",2,24]]},"issued":{"date-parts":[["2012",9]]}}}],"schema":"https://github.com/citation-style-language/schema/raw/master/csl-citation.json"}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36B8D228">
        <w:rPr>
          <w:rFonts w:ascii="Times New Roman" w:hAnsi="Times New Roman" w:cs="Times New Roman"/>
          <w:sz w:val="24"/>
          <w:szCs w:val="24"/>
        </w:rPr>
        <w:t>(Sunday et al. 2012)</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Marine species distribution shifts are indeed occurring more rapidly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{"citationID":"Q40AcFkz","properties":{"formattedCitation":"(Lenoir et al. 2020; Poloczanska et al. 2013)","plainCitation":"(Lenoir et al. 2020; Poloczanska et al. 2013)","noteIndex":0},"citationItems":[{"id":742,"uris":["http://zotero.org/users/16227661/items/PR43QFZL"],"itemData":{"id":742,"type":"article-journal","abstract":"There is mounting evidence of species redistribution as climate warms. Yet, our knowledge of the coupling between species range shifts and isotherm shifts remains limited. Here, we introduce BioShifts—a global geo-database of 30,534 range shifts. Despite a spatial imbalance towards the most developed regions of the Northern Hemisphere and a taxonomic bias towards the most charismatic animals and plants of the planet, data show that marine species are better at tracking isotherm shifts, and move towards the pole six times faster than terrestrial species. More specifically, we find that marine species closely track shifting isotherms in warm and relatively undisturbed waters (for example, the Central Pacific Basin) or in cold waters subject to high human pressures (for example, the North Sea). On land, human activities impede the capacity of terrestrial species to track isotherm shifts in latitude, with some species shifting in the opposite direction to isotherms. Along elevational gradients, species follow the direction of isotherm shifts but at a pace that is much slower than expected, especially in areas with warm climates. Our results suggest that terrestrial species are lagging behind shifting isotherms more than marine species, which is probably related to the interplay between the wider thermal safety margin of terrestrial versus marine species and the more constrained physical environment for dispersal in terrestrial versus marine habitats.","container-title":"Nature Ecology &amp; Evolution","DOI":"10.1038/s41559-020-1198-2","ISSN":"2397-334X","issue":"8","journalAbbreviation":"Nat Ecol Evol","language":"en","license":"2020 The Author(s), under exclusive licence to Springer Nature Limited","note":"publisher: Nature Publishing Group","page":"1044-1059","source":"www.nature.com","title":"Species better track climate warming in the oceans than on land","URL":"https://www.nature.com/articles/s41559-020-1198-2","volume":"4","author":[{"family":"Lenoir","given":"Jonathan"},{"family":"Bertrand","given":"Romain"},{"family":"Comte","given":"Lise"},{"family":"Bourgeaud","given":"Luana"},{"family":"Hattab","given":"Tarek"},{"family":"Murienne","given":"Jérôme"},{"family":"Grenouillet","given":"Gaël"}],"accessed":{"date-parts":[["2025",2,24]]},"issued":{"date-parts":[["2020",8]]}},"label":"page"},{"id":844,"uris":["http://zotero.org/users/16227661/items/QGC3QILC"],"itemData":{"id":844,"type":"article-journal","abstract":"Research that combines all available studies of biological responses to regional and global climate change shows that 81–83% of all observations were consistent with the expected impacts of climate change. These findings were replicated across taxa and oceanic basins.","container-title":"Nature Climate Change","DOI":"10.1038/nclimate1958","ISSN":"1758-6798","issue":"10","journalAbbreviation":"Nature Clim Change","language":"en","license":"2013 Springer Nature Limited","note":"publisher: Nature Publishing Group","page":"919-925","source":"www.nature.com","title":"Global imprint of climate change on marine life","URL":"https://www.nature.com/articles/nclimate1958","volume":"3","author":[{"family":"Poloczanska","given":"Elvira S."},{"family":"Brown","given":"Christopher J."},{"family":"Sydeman","given":"William J."},{"family":"Kiessling","given":"Wolfgang"},{"family":"Schoeman","given":"David S."},{"family":"Moore","given":"Pippa J."},{"family":"Brander","given":"Keith"},{"family":"Bruno","given":"John F."},{"family":"Buckley","given":"Lauren B."},{"family":"Burrows","given":"Michael T."},{"family":"Duarte","given":"Carlos M."},{"family":"Halpern","given":"Benjamin S."},{"family":"Holding","given":"Johnna"},{"family":"Kappel","given":"Carrie V."},{"family":"O’Connor","given":"Mary I."},{"family":"Pandolfi","given":"John M."},{"family":"Parmesan","given":"Camille"},{"family":"Schwing","given":"Franklin"},{"family":"Thompson","given":"Sarah Ann"},{"family":"Richardson","given":"Anthony J."}],"accessed":{"date-parts":[["2025",7,3]]},"issued":{"date-parts":[["2013",10]]}},"label":"page"}],"schema":"https://github.com/citation-style-language/schema/raw/master/csl-citation.json"}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36B8D228">
        <w:rPr>
          <w:rFonts w:ascii="Times New Roman" w:hAnsi="Times New Roman" w:cs="Times New Roman"/>
          <w:sz w:val="24"/>
          <w:szCs w:val="24"/>
        </w:rPr>
        <w:t>(Lenoir et al. 2020; Poloczanska et al. 2013)</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and an impact on fisheries has been detected through the average preferred temperature of commercial species, which has increased globally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{"citationID":"7hiSoiMJ","properties":{"formattedCitation":"(Cheung et al. 2013)","plainCitation":"(Cheung et al. 2013)","noteIndex":0},"citationItems":[{"id":190,"uris":["http://zotero.org/users/16227661/items/NGHEWNRR"],"itemData":{"id":190,"type":"article-journal","abstract":"The mean temperature of the catch, an index designed to characterize the effect of climate change on global fisheries catch, increased at a rate of 0.19 degrees Celsius per decade between 1970 and 2006, showing that ocean warming has already affected global fisheries.","container-title":"nature","DOI":"10.1038/nature12156","ISSN":"1476-4687","issue":"7449","page":"365-368","title":"Signature of ocean warming in global fisheries catch","volume":"497","author":[{"family":"Cheung","given":"William W. L."},{"family":"Watson","given":"Reg"},{"family":"Pauly","given":"Daniel"}],"issued":{"date-parts":[["2013",5,1]]}}}],"schema":"https://github.com/citation-style-language/schema/raw/master/csl-citation.json"}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36B8D228">
        <w:rPr>
          <w:rFonts w:ascii="Times New Roman" w:hAnsi="Times New Roman" w:cs="Times New Roman"/>
          <w:sz w:val="24"/>
          <w:szCs w:val="24"/>
        </w:rPr>
        <w:t>(Cheung et al. 2013)</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Incorporating the impacts of climate change into fisheries management has become a global imperative, and in North America, has been highlighted in changes to Canada’s Fisheries Act (Bill C-68, 2019), and the implementation of the United States’ Magnuson-Stevens Act  (</w:t>
      </w:r>
      <w:hyperlink r:id="rId15">
        <w:r w:rsidRPr="006C114E">
          <w:rPr>
            <w:rFonts w:ascii="Times New Roman" w:eastAsia="Times New Roman" w:hAnsi="Times New Roman" w:cs="Times New Roman"/>
            <w:color w:val="1155CC"/>
            <w:sz w:val="24"/>
            <w:szCs w:val="24"/>
            <w:u w:val="single"/>
          </w:rPr>
          <w:t>Procedure for Addressing Climate Change in NMFS Essential Fish Habitat Consultations</w:t>
        </w:r>
      </w:hyperlink>
      <w:r w:rsidRPr="006C114E">
        <w:rPr>
          <w:rFonts w:ascii="Times New Roman" w:eastAsia="Times New Roman" w:hAnsi="Times New Roman" w:cs="Times New Roman"/>
          <w:sz w:val="24"/>
          <w:szCs w:val="24"/>
        </w:rPr>
        <w:t>). Efforts by both Canada and the United States (USA) include commitments to an ecosystem approach to fisheries management (</w:t>
      </w:r>
      <w:hyperlink r:id="rId16">
        <w:r w:rsidRPr="006C114E">
          <w:rPr>
            <w:rFonts w:ascii="Times New Roman" w:eastAsia="Times New Roman" w:hAnsi="Times New Roman" w:cs="Times New Roman"/>
            <w:color w:val="1155CC"/>
            <w:sz w:val="24"/>
            <w:szCs w:val="24"/>
            <w:u w:val="single"/>
          </w:rPr>
          <w:t>Ecosystem approach to fisheries management (EAFM)</w:t>
        </w:r>
      </w:hyperlink>
      <w:r w:rsidRPr="006C114E">
        <w:rPr>
          <w:rFonts w:ascii="Times New Roman" w:eastAsia="Times New Roman" w:hAnsi="Times New Roman" w:cs="Times New Roman"/>
          <w:sz w:val="24"/>
          <w:szCs w:val="24"/>
        </w:rPr>
        <w:t xml:space="preserve">; </w:t>
      </w:r>
      <w:hyperlink r:id="rId17">
        <w:r w:rsidRPr="006C114E">
          <w:rPr>
            <w:rFonts w:ascii="Times New Roman" w:eastAsia="Times New Roman" w:hAnsi="Times New Roman" w:cs="Times New Roman"/>
            <w:sz w:val="24"/>
            <w:szCs w:val="24"/>
          </w:rPr>
          <w:t xml:space="preserve"> </w:t>
        </w:r>
      </w:hyperlink>
      <w:hyperlink r:id="rId18">
        <w:r w:rsidRPr="006C114E">
          <w:rPr>
            <w:rFonts w:ascii="Times New Roman" w:eastAsia="Times New Roman" w:hAnsi="Times New Roman" w:cs="Times New Roman"/>
            <w:color w:val="1155CC"/>
            <w:sz w:val="24"/>
            <w:szCs w:val="24"/>
            <w:u w:val="single"/>
          </w:rPr>
          <w:t>Northeast Ecosystem and Socioeconomic Profile Workshop Report</w:t>
        </w:r>
      </w:hyperlink>
      <w:r w:rsidRPr="006C114E">
        <w:rPr>
          <w:rFonts w:ascii="Times New Roman" w:eastAsia="Times New Roman" w:hAnsi="Times New Roman" w:cs="Times New Roman"/>
          <w:sz w:val="24"/>
          <w:szCs w:val="24"/>
        </w:rPr>
        <w:t xml:space="preserve"> ) which supports sustainable fisheries and adaptive management. </w:t>
      </w:r>
    </w:p>
    <w:p w14:paraId="16A13C9A" w14:textId="77777777" w:rsidR="002F142A" w:rsidRPr="006C114E" w:rsidRDefault="002F142A" w:rsidP="006C114E">
      <w:pPr>
        <w:spacing w:line="480" w:lineRule="auto"/>
        <w:ind w:firstLine="20"/>
        <w:rPr>
          <w:rFonts w:ascii="Times New Roman" w:eastAsia="Times New Roman" w:hAnsi="Times New Roman" w:cs="Times New Roman"/>
          <w:sz w:val="24"/>
          <w:szCs w:val="24"/>
        </w:rPr>
      </w:pPr>
    </w:p>
    <w:p w14:paraId="429E8C14" w14:textId="7CF1B4F4" w:rsidR="002F142A" w:rsidRPr="006C114E" w:rsidRDefault="00E8701E" w:rsidP="006C114E">
      <w:pPr>
        <w:spacing w:line="480" w:lineRule="auto"/>
        <w:ind w:firstLine="15"/>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Shifts in species distributions pose a challenge to the management of commercial fisheries, partly because of how catch quotas are spatially allocated. Typically, fishery removal quotas are assigned to a specific area or management unit, in which harvesters are allowed to catch a portion of a stock, often based on the historical distribution across a region. If the historical proportions of fish among management units start to change, then the process of spatial allocation of quota becomes complicated. While distribution shifts can be a challenge within a nation’s Exclusive Economic Zone (EEZ, the ocean from a coastal nation’s shoreline out to 200 nm that is under that nation’s jurisdiction, see Figure 1), challenges intensify when the distribution of commercially harvested fish shift across international borders or between EEZs with differing and independent management and governance structures. Globally, 67% of 938 commercial marine stocks are transboundary resources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{"citationID":"d36vY8wn","properties":{"formattedCitation":"(Palacios-Abrantes, Reygondeau, et al. 2020)","plainCitation":"(Palacios-Abrantes, Reygondeau, et al. 2020)","noteIndex":0},"citationItems":[{"id":405,"uris":["http://zotero.org/users/16227661/items/BR7HZV46"],"itemData":{"id":405,"type":"article-journal","abstract":"Regulatory boundaries and species distributions often do not align. This is especially the case for marine species crossing multiple Exclusive Economic Zones (EEZs). Such movements represent a challenge for fisheries management, as policies tend to focus at the national level, yet international collaborations are needed to maximize long-term ecological, social and economic benefits of shared marine species. Here, we combined species distributions and the spatial delineation of EEZs at the global level to identify the number of commercially exploited marine species that are shared between neighboring nations. We found that 67% of the species analyzed are transboundary (n = 633). Between 2005 and 2014, fisheries targeting these species within global-EEZs caught on average 48 million tonnes per year, equivalent to an average of USD 77 billion in annual fishing revenue. For select countries, over 90% of their catch and economic benefits were attributable to a few shared resources. Our analysis suggests that catches from transboundary species are declining more than those from non-transboundary species. Our study has direct implications for managing fisheries targeting transboundary species, highlighting the need for strengthened effective and equitable international cooperation.","container-title":"Sci Rep","DOI":"10.1038/s41598-020-74644-2","ISSN":"2045-2322 (Electronic) 2045-2322 (Linking)","issue":"1","note":"PMCID: PMC7578035","page":"17668","source":"Medline","title":"The transboundary nature of the world's exploited marine species","volume":"10","author":[{"family":"Palacios-Abrantes","given":"J."},{"family":"Reygondeau","given":"G."},{"family":"Wabnitz","given":"C. C. C."},{"family":"Cheung","given":"W. W. L."}],"issued":{"date-parts":[["2020",10,21]]}}}],"schema":"https://github.com/citation-style-language/schema/raw/master/csl-citation.json"}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(Palacios-Abrantes, Reygondeau, et al. 2020)</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Further, 23% of global transboundary stocks are projected to shift across EEZ borders as early as 2030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{"citationID":"fn2uVVqY","properties":{"formattedCitation":"(Palacios-Abrantes et al. 2022)","plainCitation":"(Palacios-Abrantes et al. 2022)","noteIndex":0},"citationItems":[{"id":393,"uris":["http://zotero.org/users/16227661/items/RS7IWAGJ"],"itemData":{"id":393,"type":"article-journal","abstract":"Climate change is shifting the distribution of shared fish stocks between neighboring countries' Exclusive Economic Zones (EEZs) and the high seas. The timescale of these transboundary shifts determines how climate change will affect international fisheries governance. Here, we explore this timescale by coupling a large ensemble simulation of an Earth system model under a high emission climate change scenario to a dynamic population model. We show that by 2030, 23% of transboundary stocks will have shifted and 78% of the world's EEZs will have experienced at least one shifting stock. By the end of this century, projections show a total of 45% of stocks shifting globally and 81% of EEZs waters with at least one shifting stock. The magnitude of such shifts is reflected in changes in catch proportion between EEZs sharing a transboundary stock. By 2030, global EEZs are projected to experience an average change of 59% in catch proportion of transboundary stocks. Many countries that are highly dependent on fisheries for livelihood and food security emerge as hotspots for transboundary shifts. These hotspots are characterized by early shifts in the distribution of an important number of transboundary stocks. Existing international fisheries agreements need to be assessed for their capacity to address the social-ecological implications of climate-change-driven transboundary shifts. Some of these agreements will need to be adjusted to limit potential conflict between the parties of interest. Meanwhile, new agreements will need to be anticipatory and consider these concerns and their associated uncertainties to be resilient to global change.","container-title":"Glob Chang Biol","DOI":"10.1111/gcb.16058","ISSN":"1365-2486 (Electronic) 1354-1013 (Print) 1354-1013 (Linking)","issue":"7","note":"PMCID: PMC9302671","page":"2312-2326","source":"Medline","title":"Timing and magnitude of climate-driven range shifts in transboundary fish stocks challenge their management","volume":"28","author":[{"family":"Palacios-Abrantes","given":"J."},{"family":"Frolicher","given":"T. L."},{"family":"Reygondeau","given":"G."},{"family":"Sumaila","given":"U. R."},{"family":"Tagliabue","given":"A."},{"family":"Wabnitz","given":"C. C. C."},{"family":"Cheung","given":"W. W. L."}],"issued":{"date-parts":[["2022",4]]}}}],"schema":"https://github.com/citation-style-language/schema/raw/master/csl-citation.json"}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(Palacios-Abrantes et al. 2022)</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w:t>
      </w:r>
    </w:p>
    <w:p w14:paraId="5770B494" w14:textId="77777777" w:rsidR="002F142A" w:rsidRPr="006C114E" w:rsidRDefault="002F142A" w:rsidP="006C114E">
      <w:pPr>
        <w:spacing w:line="480" w:lineRule="auto"/>
        <w:ind w:firstLine="20"/>
        <w:rPr>
          <w:rFonts w:ascii="Times New Roman" w:eastAsia="Times New Roman" w:hAnsi="Times New Roman" w:cs="Times New Roman"/>
          <w:sz w:val="24"/>
          <w:szCs w:val="24"/>
        </w:rPr>
      </w:pPr>
    </w:p>
    <w:p w14:paraId="19CC7F63" w14:textId="7EF2851D" w:rsidR="002F142A" w:rsidRPr="006C114E" w:rsidRDefault="00E8701E" w:rsidP="006C114E">
      <w:pPr>
        <w:spacing w:line="480" w:lineRule="auto"/>
        <w:ind w:firstLine="20"/>
        <w:rPr>
          <w:rFonts w:ascii="Times New Roman" w:eastAsia="Calibri" w:hAnsi="Times New Roman" w:cs="Times New Roman"/>
          <w:sz w:val="24"/>
          <w:szCs w:val="24"/>
        </w:rPr>
      </w:pPr>
      <w:r w:rsidRPr="006C114E">
        <w:rPr>
          <w:rFonts w:ascii="Times New Roman" w:eastAsia="Times New Roman" w:hAnsi="Times New Roman" w:cs="Times New Roman"/>
          <w:sz w:val="24"/>
          <w:szCs w:val="24"/>
        </w:rPr>
        <w:t xml:space="preserve">The potential for economic disruption and conflict between jurisdictions driven by species distribution shifts has led to recommendations for focused research on both governance structure and the science needed to support adaptation </w:t>
      </w:r>
      <w:r w:rsidR="006C114E" w:rsidRPr="006C114E">
        <w:rPr>
          <w:rFonts w:ascii="Times New Roman" w:hAnsi="Times New Roman" w:cs="Times New Roman"/>
          <w:sz w:val="24"/>
          <w:szCs w:val="24"/>
        </w:rPr>
        <w:fldChar w:fldCharType="begin"/>
      </w:r>
      <w:r w:rsidR="004A0E8F">
        <w:rPr>
          <w:rFonts w:ascii="Times New Roman" w:hAnsi="Times New Roman" w:cs="Times New Roman"/>
          <w:sz w:val="24"/>
          <w:szCs w:val="24"/>
        </w:rPr>
        <w:instrText xml:space="preserve"> ADDIN ZOTERO_ITEM CSL_CITATION {"citationID":"d2UB0jhx","properties":{"formattedCitation":"(Palacios-Abrantes et al. 2022; Pinsky, Selden, et al. 2020; Sumaila et al. 2020; Vogel et al. 2023; Woods et al. 2021; Pinsky et al. 2018)","plainCitation":"(Palacios-Abrantes et al. 2022; Pinsky, Selden, et al. 2020; Sumaila et al. 2020; Vogel et al. 2023; Woods et al. 2021; Pinsky et al. 2018)","noteIndex":0},"citationItems":[{"id":393,"uris":["http://zotero.org/users/16227661/items/RS7IWAGJ"],"itemData":{"id":393,"type":"article-journal","abstract":"Climate change is shifting the distribution of shared fish stocks between neighboring countries' Exclusive Economic Zones (EEZs) and the high seas. The timescale of these transboundary shifts determines how climate change will affect international fisheries governance. Here, we explore this timescale by coupling a large ensemble simulation of an Earth system model under a high emission climate change scenario to a dynamic population model. We show that by 2030, 23% of transboundary stocks will have shifted and 78% of the world's EEZs will have experienced at least one shifting stock. By the end of this century, projections show a total of 45% of stocks shifting globally and 81% of EEZs waters with at least one shifting stock. The magnitude of such shifts is reflected in changes in catch proportion between EEZs sharing a transboundary stock. By 2030, global EEZs are projected to experience an average change of 59% in catch proportion of transboundary stocks. Many countries that are highly dependent on fisheries for livelihood and food security emerge as hotspots for transboundary shifts. These hotspots are characterized by early shifts in the distribution of an important number of transboundary stocks. Existing international fisheries agreements need to be assessed for their capacity to address the social-ecological implications of climate-change-driven transboundary shifts. Some of these agreements will need to be adjusted to limit potential conflict between the parties of interest. Meanwhile, new agreements will need to be anticipatory and consider these concerns and their associated uncertainties to be resilient to global change.","container-title":"Glob Chang Biol","DOI":"10.1111/gcb.16058","ISSN":"1365-2486 (Electronic) 1354-1013 (Print) 1354-1013 (Linking)","issue":"7","note":"PMCID: PMC9302671","page":"2312-2326","source":"Medline","title":"Timing and magnitude of climate-driven range shifts in transboundary fish stocks challenge their management","volume":"28","author":[{"family":"Palacios-Abrantes","given":"J."},{"family":"Frolicher","given":"T. L."},{"family":"Reygondeau","given":"G."},{"family":"Sumaila","given":"U. R."},{"family":"Tagliabue","given":"A."},{"family":"Wabnitz","given":"C. C. C."},{"family":"Cheung","given":"W. W. L."}],"issued":{"date-parts":[["2022",4]]}},"label":"page"},{"id":751,"uris":["http://zotero.org/users/16227661/items/FGU2LW6U"],"itemData":{"id":751,"type":"article-journal","abstract":"The geographic distributions of marine species are changing rapidly, with leading range edges following climate poleward, deeper, and in other directions and trailing range edges often contracting in similar directions. These shifts have their roots in fine-scale interactions between organisms and their environment—including mosaics and gradients of temperature and oxygen—mediated by physiology, behavior, evolution, dispersal, and species interactions. These shifts reassemble food webs and can have dramatic consequences. Compared with species on land, marine species are more sensitive to changing climate but have a greater capacity for colonization. These differences suggest that species cope with climate change at different spatial scales in the two realms and that range shifts across wide spatial scales are a key mechanism at sea. Additional research is needed to understand how processes interact to promote or constrain range shifts, how the dominant responses vary among species, and how the emergent communities of the future ocean will function.","container-title":"Annual Review of Marine Science","DOI":"10.1146/annurev-marine-010419-010916","ISSN":"1941-1405, 1941-0611","issue":"Volume 12, 2020","language":"en","note":"publisher: Annual Reviews","page":"153-179","source":"www.annualreviews.org","title":"Climate-Driven Shifts in Marine Species Ranges: Scaling from Organisms to Communities","title-short":"Climate-Driven Shifts in Marine Species Ranges","URL":"https://www.annualreviews.org/content/journals/10.1146/annurev-marine-010419-010916","volume":"12","author":[{"family":"Pinsky","given":"Malin L."},{"family":"Selden","given":"Rebecca L."},{"family":"Kitchel","given":"Zoë J."}],"accessed":{"date-parts":[["2025",2,24]]},"issued":{"date-parts":[["2020",1,3]]}},"label":"page"},{"id":534,"uris":["http://zotero.org/users/16227661/items/UFB3Q59B"],"itemData":{"id":534,"type":"article-journal","abstract":"We apply the concept of threat points in game theory to explore the stability of current joint management arrangements for shared transboundary fish stocks between Canada and the United States. We use three examples to explore the effects of projected impacts of climate change on the productivity and distribution of these stocks between the exclusive economic zones of the two countries. The three stocks that we study are: Atlantic cod (Gadus morhua) and yellowtail flounder (Limanda ferruginea) within the Gulf of Maine, and Pacific halibut (Hippoglossus stenolepis) in the Pacific Coast. We define a threat point as the payoffs that the fisheries in Canada and the United States take home given the current management agreement between the two countries. This is an application of John Nash&amp;#8217;s threat point, defined as the minimum payoffs that each player in a game theoretic model must receive for the solution to a cooperative game to be stable, which is usually the outcome of a noncooperative game. First, we compute the threat points, that is, the current profits that Canada and the United States derive from the three shared stocks, respectively. Next, we build an ensemble of climate-marine ecosystem and economic models and use them to determine how climate change is likely to change current profits received by each country relative to the shifts in their threat points. We find that in some cases the profits obtained by fisheries in Canada and the United States would change under climate change both in absolute and relative terms resulting in relative changes in threat points. These relative changes in threat points serve as the basis for our discussion of the stability of current transboundary management agreements between Canada and the United States for these important shared stocks in the face of climate change.","container-title":"Ecology and Society","DOI":"10.5751/ES-11660-250440","issue":"4","title":"Climate change, shifting threat points, and the management of transboundary fish stocks","volume":"25","author":[{"family":"Sumaila","given":"U. Rashid"},{"family":"Palacios-Abrantes","given":"Juliano"},{"family":"Cheung","given":"William W. L."}],"issued":{"date-parts":[["2020"]]}},"label":"page"},{"id":869,"uris":["http://zotero.org/users/16227661/items/VX9T3LKU"],"itemData":{"id":869,"type":"article-journal","container-title":"Marine policy","note":"publisher: Elsevier","page":"105740","source":"Google Scholar","title":"Drivers of conflict and resilience in shifting transboundary fisheries","URL":"https://www.sciencedirect.com/science/article/pii/S0308597X23002737","volume":"155","author":[{"family":"Vogel","given":"Jacqueline M."},{"family":"Longo","given":"Catherine"},{"family":"Spijkers","given":"Jessica"},{"family":"Palacios-Abrantes","given":"Juliano"},{"family":"Mason","given":"Julia"},{"family":"Wabnitz","given":"Colette CC"},{"family":"Cheung","given":"William"},{"family":"Sumaila","given":"U. Rashid"},{"family":"Munro","given":"Gordon"},{"family":"Glaser","given":"Sarah"}],"accessed":{"date-parts":[["2025",7,4]]},"issued":{"date-parts":[["2023"]]}},"label":"page"},{"id":568,"uris":["http://zotero.org/users/16227661/items/EZTDSB43"],"itemData":{"id":568,"type":"article-journal","abstract":"Social-ecological systems dependent on fisheries must be resilient or adapt to remain viable in the face of change. Here, we identified possible interventions (termed “adaptation options”) from published literature, aimed at supporting social or ecological resilience and/or aiding adaptation to changes induced by environmental or social stressors. Our searches centered on nations/regions across North America, Europe, and the South Pacific, encompassing fisheries literature with and without a climate change focus, to compare how, when, and by whom interventions are currently or potentially implemented. We expected that adaptation options within a climate change context would have a greater focus on enhancing social resilience due to a connection with climate change adaptation assessment methodology. Instead, we found a greater focus on ecological resilience, likely indicating a focus on management adaptation. This pattern, along with the more extensive use of social adaptation options responsively and outside the context of climate change, along with an importance in bottom-up influences in implementing them, suggests a general lack of centralized planning and organization with regards to adaptation of stakeholders. Determining how adaptation options are created, chosen, and implemented is a crucial step within or external to ecosystem-based management, especially if planned stakeholder adaption is the goal.","container-title":"ICES Journal of Marine Science","DOI":"10.1093/icesjms/fsab146","ISSN":"1054-3139","issue":"2","page":"463-479","title":"A review of adaptation options in fisheries management to support resilience and transition under socio-ecological change","volume":"79","author":[{"family":"Woods","given":"P. J."},{"family":"Macdonald","given":"J. I."},{"family":"Bárðarson","given":"H."},{"family":"Bonanomi","given":"S."},{"family":"Boonstra","given":"W. J."},{"family":"Cornell","given":"G."},{"family":"Cripps","given":"G."},{"family":"Danielsen","given":"R."},{"family":"Färber","given":"L."},{"family":"Ferr</w:instrText>
      </w:r>
      <w:r w:rsidR="004A0E8F" w:rsidRPr="004A0E8F">
        <w:rPr>
          <w:rFonts w:ascii="Times New Roman" w:hAnsi="Times New Roman" w:cs="Times New Roman"/>
          <w:sz w:val="24"/>
          <w:szCs w:val="24"/>
          <w:lang w:val="fr-FR"/>
        </w:rPr>
        <w:instrText xml:space="preserve">eira","given":"A. S. A."},{"family":"Ferguson","given":"K."},{"family":"Holma","given":"M."},{"family":"Holt","given":"R. E."},{"family":"Hunter","given":"K. L."},{"family":"Kokkalis","given":"A."},{"family":"Langbehn","given":"T. J."},{"family":"Ljungström","given":"G."},{"family":"Nieminen","given":"E."},{"family":"Nordström","given":"M. C."},{"family":"Oostdijk","given":"M."},{"family":"Richter","given":"A."},{"family":"Romagnoni","given":"G."},{"family":"Sguotti","given":"C."},{"family":"Simons","given":"A."},{"family":"Shackell","given":"N. L."},{"family":"Snickars","given":"M."},{"family":"Whittington","given":"J. D."},{"family":"Wootton","given":"H."},{"family":"Yletyinen","given":"J."}],"issued":{"date-parts":[["2021"]]}},"label":"page"},{"id":1362,"uris":["http://zotero.org/groups/6080455/items/LDXXPWM8"],"itemData":{"id":1362,"type":"article-journal","container-title":"science","DOI":"10.1126/science.aat2360","ISSN":"1095-9203 (Electronic) 0036-8075 (Linking)","issue":"6394","page":"1189-1191","source":"Medline","title":"Preparing ocean governance for species on the move","volume":"360","author":[{"family":"Pinsky","given":"M. L."},{"family":"Reygondeau","given":"G."},{"family":"Caddell","given":"R."},{"family":"Palacios-Abrantes","given":"J."},{"family":"Spijkers","given":"J."},{"family":"Cheung","given":"W. W. L."}],"issued":{"date-parts":[["2018",6,15]]}},"label":"page"}],"schema":"https://github.com/citation-style-language/schema/raw/master/csl-citation.json"} </w:instrText>
      </w:r>
      <w:r w:rsidR="006C114E" w:rsidRPr="006C114E">
        <w:rPr>
          <w:rFonts w:ascii="Times New Roman" w:hAnsi="Times New Roman" w:cs="Times New Roman"/>
          <w:sz w:val="24"/>
          <w:szCs w:val="24"/>
        </w:rPr>
        <w:fldChar w:fldCharType="separate"/>
      </w:r>
      <w:r w:rsidR="004A0E8F" w:rsidRPr="004A0E8F">
        <w:rPr>
          <w:rFonts w:ascii="Times New Roman" w:hAnsi="Times New Roman" w:cs="Times New Roman"/>
          <w:sz w:val="24"/>
          <w:lang w:val="fr-FR"/>
        </w:rPr>
        <w:t>(Palacios-Abrantes et al. 2022; Pinsky, Selden, et al. 2020; Sumaila et al. 2020; Vogel et al. 2023; Woods et al. 2021; Pinsky et al. 2018)</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lang w:val="fr-FR"/>
        </w:rPr>
        <w:t xml:space="preserve">. </w:t>
      </w:r>
      <w:r w:rsidRPr="006C114E">
        <w:rPr>
          <w:rFonts w:ascii="Times New Roman" w:eastAsia="Times New Roman" w:hAnsi="Times New Roman" w:cs="Times New Roman"/>
          <w:sz w:val="24"/>
          <w:szCs w:val="24"/>
        </w:rPr>
        <w:t>In the northern hemisphere, several i</w:t>
      </w:r>
      <w:r w:rsidRPr="006C114E">
        <w:rPr>
          <w:rFonts w:ascii="Times New Roman" w:eastAsia="Times New Roman" w:hAnsi="Times New Roman" w:cs="Times New Roman"/>
          <w:color w:val="212529"/>
          <w:sz w:val="24"/>
          <w:szCs w:val="24"/>
        </w:rPr>
        <w:t xml:space="preserve">ndependent nations conduct their own research surveys to identify, count, and locate demersal marine species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{"citationID":"TSrYL1GH","properties":{"formattedCitation":"(Maureaud et al. 2021)","plainCitation":"(Maureaud et al. 2021)","noteIndex":0},"citationItems":[{"id":661,"uris":["http://zotero.org/users/16227661/items/STW45S9P"],"itemData":{"id":661,"type":"article-journal","abstract":"Marine biota are redistributing at a rapid pace in response to climate change and shifting seascapes. While changes in fish populations and community structure threaten the sustainability of fisheries, our capacity to adapt by tracking and projecting marine species remains a challenge due to data discontinuities in biological observations, lack of data availability, and mismatch between data and real species distributions. To assess the extent of this challenge, we review the global status and accessibility of ongoing scientific bottom trawl surveys. In total, we gathered metadata for 283,925 samples from 95 surveys conducted regularly from 2001 to 2019. We identified that 59% of the metadata collected are not publicly available, highlighting that the availability of data is the most important challenge to assess species redistributions under global climate change. Given that the primary purpose of surveys is to provide independent data to inform stock assessment of commercially important populations, we further highlight that single surveys do not cover the full range of the main commercial demersal fish species. An average of 18 surveys is needed to cover at least 50% of species ranges, demonstrating the importance of combining multiple surveys to evaluate species range shifts. We assess the potential for combining surveys to track transboundary species redistributions and show that differences in sampling schemes and inconsistency in sampling can be overcome with spatio-temporal modeling to follow species density redistributions. In light of our global assessment, we establish a framework for improving the management and conservation of transboundary and migrating marine demersal species. We provide directions to improve data availability and encourage countries to share survey data, to assess species vulnerabilities, and to support management adaptation in a time of climate-driven ocean changes.","container-title":"Global Change Biology","DOI":"10.1111/gcb.15404","ISSN":"1354-1013","issue":"2","language":"English","page":"220-236; https://doi.org/10.1111/GCB.15404","title":"Are we ready to track climate-driven shifts in marine species across international boundaries? - A global survey of scientific bottom trawl data","volume":"27","author":[{"family":"Maureaud","given":"A. A."},{"family":"Frelat","given":"R."},{"family":"Pecuchet","given":"L."},{"family":"Shackell","given":"N."},{"family":"Merigot","given":"B."},{"family":"Pinsky","given":"M. L."},{"family":"Amador","given":"K."},{"family":"Anderson","given":"S. C."},{"family":"Arkhipkin","given":"A."},{"family":"Auber","given":"A."},{"family":"Barri","given":"I."},{"family":"Bell","given":"R. J."},{"family":"Belmaker","given":"J."},{"family":"Beukhof","given":"E."},{"family":"Camara","given":"M. L."},{"family":"Guevara-Carrasco","given":"R."},{"family":"Choi","given":"J."},{"family":"Christensen","given":"H. T."},{"family":"Conner","given":"J."},{"family":"Cubillos","given":"L. A."},{"family":"Diadhiou","given":"H. D."},{"family":"Edelist","given":"D."},{"family":"Emblemsvag","given":"M."},{"family":"Ernst","given":"B."},{"family":"Fairweather","given":"T. P."},{"family":"Fock","given":"H. O."},{"family":"Friedland","given":"K. D."},{"family":"Garcia","given":"C. B."},{"family":"Gascuel","given":"D."},{"family":"Gislason","given":"H."},{"family":"Goren","given":"M."},{"family":"Guitton","given":"J. M."},{"family":"Jouffre","given":"D."},{"family":"Hattab","given":"T."},{"family":"Hidalgo","given":"M."},{"family":"Kathena","given":"J. N."},{"family":"Knuckey","given":"I."},{"family":"Kide","given":"S. O."},{"family":"Koen-Alonso","given":"M."},{"family":"Koopman","given":"M."},{"family":"Kulik","given":"V."},{"family":"Leon","given":"J. P."},{"family":"Levitt-Barmats","given":"Y."},{"family":"Lindegren","given":"M."},{"family":"Llope","given":"M."},{"family":"Massiot-Granier","given":"F."},{"family":"Masski","given":"H."},{"family":"McLean","given":"M."},{"family":"Meissa","given":"B."},{"family":"Merillet","given":"L."},{"family":"Mihneva","given":"V."},{"family":"Nunoo","given":"F. K. E."},{"family":"O'Driscoll","given":"R."},{"family":"O'Leary","given":"C. A."},{"family":"Petrova","given":"E."},{"family":"Ramos","given":"J. E."},{"family":"Refes","given":"W."},{"family":"Roman-Marcote","given":"E."},{"family":"Siegstad","given":"H."},{"family":"Sobrino","given":"I."},{"family":"Solmundsson","given":"J."},{"family":"Sonin","given":"O."},{"family":"Spies","given":"I."},{"family":"Steingrund","given":"P."},{"family":"Stephenson","given":"F."},{"family":"Stern","given":"N."},{"family":"Tserkova","given":"F."},{"family":"Tserpes","given":"G."},{"family":"Tzanatos","given":"E."},{"family":"Rijn","given":"I.","non-dropping-particle":"van"},{"family":"Zwieten","given":"P. A. M.","non-dropping-particle":"van"},{"family":"Vasilakopoulos","given":"P."},{"family":"Yepsen","given":"D. V."},{"family":"Ziegler","given":"P."},{"family":"Thorson","given":"J. T."}],"issued":{"date-parts":[["2021",1]]}},"label":"page"}],"schema":"https://github.com/citation-style-language/schema/raw/master/csl-citation.json"}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(Maureaud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xml:space="preserve">.  Commercial stock assessments are typically conducted from these separate surveys for each EEZ and nation. As such, shifts in distribution across national boundaries could be interpreted incorrectly (e.g., a </w:t>
      </w:r>
      <w:r w:rsidRPr="006C114E">
        <w:rPr>
          <w:rFonts w:ascii="Times New Roman" w:eastAsia="Times New Roman" w:hAnsi="Times New Roman" w:cs="Times New Roman"/>
          <w:color w:val="212529"/>
          <w:sz w:val="24"/>
          <w:szCs w:val="24"/>
        </w:rPr>
        <w:lastRenderedPageBreak/>
        <w:t xml:space="preserve">collapse in one jurisdiction is another jurisdiction’s emerging fishery). This siloed approach has started to change with increased accessibility to integrated survey databases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{"citationID":"8XlTRZWe","properties":{"formattedCitation":"(Maureaud et al. 2024; Thorson 2019)","plainCitation":"(Maureaud et al. 2024; Thorson 2019)","noteIndex":0},"citationItems":[{"id":355,"uris":["http://zotero.org/users/16227661/items/MPRQFG8K"],"itemData":{"id":355,"type":"article-journal","container-title":"Scientific data","ISSN":"2052-4463","issue":"1","page":"24","title":"FISHGLOB_data: an integrated dataset of fish biodiversity sampled with scientific bottom-trawl surveys","volume":"11","author":[{"family":"Maureaud","given":"Aurore A."},{"family":"Palacios-Abrantes","given":"Juliano"},{"family":"Kitchel","given":"Zoë"},{"family":"Mannocci","given":"Laura"},{"family":"Pinsky","given":"Malin L."},{"family":"Fredston","given":"Alexa"},{"family":"Beukhof","given":"Esther"},{"family":"Forrest","given":"Daniel L."},{"family":"Frelat","given":"Romain"},{"family":"Palomares","given":"Maria LD"}],"issued":{"date-parts":[["2024"]]}},"label":"page"},{"id":544,"uris":["http://zotero.org/users/16227661/items/XBIXHWI4"],"itemData":{"id":544,"type":"article-journal","container-title":"Fisheries Research","ISSN":"0165-7836","page":"143-161","title":"Guidance for decisions using the Vector Autoregressive Spatio-Temporal (VAST) package in stock, ecosystem, habitat and climate assessments","volume":"210","author":[{"family":"Thorson","given":"James T."}],"issued":{"date-parts":[["2019"]]}},"label":"page"}],"schema":"https://github.com/citation-style-language/schema/raw/master/csl-citation.json"}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(Maureaud et al. 2024; Thorson 2019)</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xml:space="preserve">. Alongside increased data availability,  integrated </w:t>
      </w:r>
      <w:proofErr w:type="spellStart"/>
      <w:r w:rsidRPr="006C114E">
        <w:rPr>
          <w:rFonts w:ascii="Times New Roman" w:eastAsia="Times New Roman" w:hAnsi="Times New Roman" w:cs="Times New Roman"/>
          <w:color w:val="212529"/>
          <w:sz w:val="24"/>
          <w:szCs w:val="24"/>
        </w:rPr>
        <w:t>spatio</w:t>
      </w:r>
      <w:proofErr w:type="spellEnd"/>
      <w:r w:rsidRPr="006C114E">
        <w:rPr>
          <w:rFonts w:ascii="Times New Roman" w:eastAsia="Times New Roman" w:hAnsi="Times New Roman" w:cs="Times New Roman"/>
          <w:color w:val="212529"/>
          <w:sz w:val="24"/>
          <w:szCs w:val="24"/>
        </w:rPr>
        <w:t>-temporal models have been developed to combine multiple surveys and account for their differences (</w:t>
      </w:r>
      <w:proofErr w:type="spellStart"/>
      <w:r w:rsidRPr="006C114E">
        <w:rPr>
          <w:rFonts w:ascii="Times New Roman" w:eastAsia="Times New Roman" w:hAnsi="Times New Roman" w:cs="Times New Roman"/>
          <w:color w:val="212529"/>
          <w:sz w:val="24"/>
          <w:szCs w:val="24"/>
        </w:rPr>
        <w:t>e.g.“catchability</w:t>
      </w:r>
      <w:proofErr w:type="spellEnd"/>
      <w:r w:rsidRPr="006C114E">
        <w:rPr>
          <w:rFonts w:ascii="Times New Roman" w:eastAsia="Times New Roman" w:hAnsi="Times New Roman" w:cs="Times New Roman"/>
          <w:color w:val="212529"/>
          <w:sz w:val="24"/>
          <w:szCs w:val="24"/>
        </w:rPr>
        <w:t xml:space="preserve">”) while allowing for a broader, larger geographic perspective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{"citationID":"s9YRr5mg","properties":{"formattedCitation":"(Thorson 2019)","plainCitation":"(Thorson 2019)","noteIndex":0},"citationItems":[{"id":544,"uris":["http://zotero.org/users/16227661/items/XBIXHWI4"],"itemData":{"id":544,"type":"article-journal","container-title":"Fisheries Research","ISSN":"0165-7836","page":"143-161","title":"Guidance for decisions using the Vector Autoregressive Spatio-Temporal (VAST) package in stock, ecosystem, habitat and climate assessments","volume":"210","author":[{"family":"Thorson","given":"James T."}],"issued":{"date-parts":[["2019"]]}}}],"schema":"https://github.com/citation-style-language/schema/raw/master/csl-citation.json"}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(Thorson 2019)</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xml:space="preserve">. Such integrated models have been used to understand large-scale ecological phenomena, such as a region-wide decline of a coastal shark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{"citationID":"N3ZN19Kg","properties":{"formattedCitation":"(Davidson et al. 2025)","plainCitation":"(Davidson et al. 2025)","noteIndex":0},"citationItems":[{"id":877,"uris":["http://zotero.org/users/16227661/items/WZ3T4UMM"],"itemData":{"id":877,"type":"article-journal","abstract":"Determining population trends is challenging for marine species with transboundary ranges, but increasingly important given the redistribution of species across international borders with climate change. Here, we use spatiotemporal models fit to data from 10 scientific surveys to evaluate trends in biomass, abundance, and distribution for Pacific Spiny Dogfish (Squalus suckleyi) across their entire eastern North Pacific Ocean range. We find a coastwide 51% (95% CI: 38%–61%) decline in Dogfish biomass from 2003–2023. Regional declines were steepest for the US West Coast and Canada: 79% (95% CI: 71%–85%) and 72% (95% CI: 58%–82%), respectively, while Alaskan declines were less steep at 37% (95% CI: 13%–54%). Mature females and immature Dogfish had the largest proportional declines. We find a deepening distribution on the US West Coast and Canada and an increase in the biomass-weighted temperature across most maturity groups on the US West Coast, but these patterns do not explain the overall declines. Contrary to prior hypotheses, we find no clear shift in biomass northward to Alaska. Further work investigating causal mechanisms of the decline is needed.","language":"en","license":"CC BY Attribution 4.0 International","note":"publisher: EcoEvoRxiv","source":"ecoevorxiv.org","title":"Rapid widespread declines of an abundant coastal shark","URL":"https://ecoevorxiv.org/repository/view/8666/","author":[{"family":"Davidson","given":"Lindsay N. K."},{"family":"English","given":"Philina A."},{"family":"King","given":"Jacquelynne R."},{"family":"Grant","given":"Paul"},{"family":"Taylor","given":"Ian G."},{"family":"Barnett","given":"Lewis"},{"family":"Gertseva","given":"Vladlena"},{"family":"Tribuzio","given":"Cindy A."},{"family":"Anderson","given":"Sean C."}],"accessed":{"date-parts":[["2025",7,9]]},"issued":{"date-parts":[["2025",3,11]]}}}],"schema":"https://github.com/citation-style-language/schema/raw/master/csl-citation.json"}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(Davidson et al. 2025)</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xml:space="preserve">, the large-scale population structure of a commercial species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{"citationID":"TtkkEEi2","properties":{"formattedCitation":"(Lindegren et al. 2025)","plainCitation":"(Lindegren et al. 2025)","noteIndex":0},"citationItems":[{"id":878,"uris":["http://zotero.org/users/16227661/items/Y2Y97WPP"],"itemData":{"id":878,"type":"article-journal","abstract":"The Greenland halibut (Reinhardtius hippoglossoides) is an ecologically and economically important marine fish species in the Northern Hemisphere. In the North Atlantic, the current spatial management units comprise four large offshore stocks and eight additional inshore stocks. However, the underlying biological basis for stock separation is uncertain. This may risk misrepresenting key population characteristics and reference points for sustainable management. To identify population structuring and boundaries for Greenland halibut, we here apply a spatial statistical approach using an extensive collection of scientific bottom trawl-surveys. Our analysis demonstrates two overall clusters separating the Northwest and Northeast Atlantic. Our findings are broadly consistent with recent studies on population structuring based on available tagging data and population genetics. However, it is still challenging to establish whether the results of clustering accurately reflect the true population boundaries, especially at a finer spatial scale. Therefore, we call for a broader synthesis of knowledge on population structuring of Greenland halibut utilizing all available sources of information to facilitate the designation of ecologically relevant management units and boundaries.","container-title":"ICES Journal of Marine Science","DOI":"10.1093/icesjms/fsaf068","ISSN":"1054-3139","issue":"5","journalAbbreviation":"ICES Journal of Marine Science","page":"fsaf068","source":"Silverchair","title":"Population structure of Greenland halibut across the North Atlantic inferred from large-scale monitoring and spatial modelling","URL":"https://doi.org/10.1093/icesjms/fsaf068","volume":"82","author":[{"family":"Lindegren","given":"Martin"},{"family":"Thorlacius","given":"Magnús"},{"family":"Thorson","given":"James T"},{"family":"Elvarsson","given":"Bjarki Þór"},{"family":"Gonzalez-Troncoso","given":"Diana"},{"family":"Benoît","given":"Hugues P"},{"family":"Treble","given":"Margaret A"},{"family":"Nogueira","given":"Adriana"},{"family":"Ridao","given":"Luis"},{"family":"Vihtakari","given":"Mikko"},{"family":"Wheeland","given":"Laura"},{"family":"Boje","given":"Jesper"}],"accessed":{"date-parts":[["2025",7,9]]},"issued":{"date-parts":[["2025",5,1]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(Lindegren et al. 2025)</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xml:space="preserve">, and distribution shifts across international borders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{"citationID":"m2gXk8qQ","properties":{"formattedCitation":"(O\\uc0\\u8217{}Leary et al. 2022)","plainCitation":"(O’Leary et al. 2022)","noteIndex":0},"citationItems":[{"id":708,"uris":["http://zotero.org/users/16227661/items/6I7EB7DA"],"itemData":{"id":708,"type":"article-journal","abstract":"Shifts in the distribution of groundfish species as oceans warm can complicate management efforts if species distributions expand beyond the extent of existing scientific surveys, changing the proportion of groundfish available to any one survey each year. We developed the first-ever model-based biomass estimates for three Bering Sea groundfishes (walleye pollock (Gadus chalcogrammus), Pacific cod (Gadus macrocephalus), and Alaska plaice (Pleuronectes quadrituberculatus)) by combining fishery-independent bottom trawl data from the U.S. and Russia in a spatiotemporal framework using Vector Autoregressive Spatio-Temporal (VAST) models. We estimated a fishing-power correction to calibrate disparate data sets and the effect of an annual oceanographic index to explain variation in groundfish spatiotemporal density. Groundfish densities shifted northward relative to historical densities, and high-density areas spanned the international border, particularly in years warmer than the long-term average. In the final year of comprehensive survey data (2017), 49%, 65%, 47% of biomass was in the western and northern Bering Sea for pollock, cod, and plaice, respectively, suggesting that availability of groundfish to the more regular eastern Bering Sea survey is declining. We conclude that international partnerships to combine past data and coordinate future data collection are necessary to track fish as they shift beyond historical survey areas.","container-title":"ICES Journal of Marine Science","DOI":"10.1093/icesjms/fsac046","ISSN":"1054-3139","issue":"4","journalAbbreviation":"ICES Journal of Marine Science","page":"1063-1074","source":"Silverchair","title":"Understanding transboundary stocks’ availability by combining multiple fisheries-independent surveys and oceanographic conditions in spatiotemporal models","URL":"https://doi.org/10.1093/icesjms/fsac046","volume":"79","author":[{"family":"O'Leary","given":"Cecilia A"},{"family":"DeFilippo","given":"Lukas B"},{"family":"Thorson","given":"James T"},{"family":"Kotwicki","given":"Stan"},{"family":"Hoff","given":"Gerald R"},{"family":"Kulik","given":"Vladimir V"},{"family":"Ianelli","given":"James N"},{"family":"Punt","given":"André E"}],"accessed":{"date-parts":[["2025",2,21]]},"issued":{"date-parts":[["2022",5,1]]}}}],"schema":"https://github.com/citation-style-language/schema/raw/master/csl-citation.json"}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szCs w:val="24"/>
        </w:rPr>
        <w:t>(O’Leary et al. 2022)</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w:t>
      </w:r>
    </w:p>
    <w:p w14:paraId="553FC8D6" w14:textId="77777777" w:rsidR="002F142A" w:rsidRPr="006C114E" w:rsidRDefault="002F142A" w:rsidP="006C114E">
      <w:pPr>
        <w:spacing w:line="480" w:lineRule="auto"/>
        <w:ind w:firstLine="20"/>
        <w:rPr>
          <w:rFonts w:ascii="Times New Roman" w:eastAsia="Times New Roman" w:hAnsi="Times New Roman" w:cs="Times New Roman"/>
          <w:sz w:val="24"/>
          <w:szCs w:val="24"/>
        </w:rPr>
      </w:pPr>
    </w:p>
    <w:p w14:paraId="0B08ABB6" w14:textId="6CC85BA1" w:rsidR="002F142A" w:rsidRPr="006C114E" w:rsidRDefault="00E8701E" w:rsidP="006C114E">
      <w:pPr>
        <w:spacing w:line="480" w:lineRule="auto"/>
        <w:ind w:firstLine="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Formerly, broad expectations of global warming were that plants and animals would shift latitudinally towards cooler, more suitable habitats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{"citationID":"k4DA4WJ2","properties":{"formattedCitation":"(Parmesan 2006)","plainCitation":"(Parmesan 2006)","noteIndex":0},"citationItems":[{"id":415,"uris":["http://zotero.org/users/16227661/items/LDY9IIK9"],"itemData":{"id":415,"type":"article-journal","abstract":"Abstract Ecological changes in the phenology and distribution of plants and animals are occurring in all well-studied marine, freshwater, and terrestrial groups. These observed changes are heavily biased in the directions predicted from global warming and have been linked to local or regional climate change through correlations between climate and biological variation, field and laboratory experiments, and physiological research. Range-restricted species, particularly polar and mountaintop species, show severe range contractions and have been the first groups in which entire species have gone extinct due to recent climate change. Tropical coral reefs and amphibians have been most negatively affected. Predator-prey and plant-insect interactions have been disrupted when interacting species have responded differently to warming. Evolutionary adaptations to warmer conditions have occurred in the interiors of species&amp;apos; ranges, and resource use and dispersal have evolved rapidly at expanding range margins. Observed genetic shifts modulate local effects of climate change, but there is little evidence that they will mitigate negative effects at the species level.","container-title":"Annual Review of Ecology, Evolution, and Systematics","DOI":"https://doi.org/10.1146/annurev.ecolsys.37.091305.110100","ISSN":"1545-2069","issue":"Volume 37, 2006","page":"637-669","title":"Ecological and Evolutionary Responses to Recent Climate Change","volume":"37","author":[{"family":"Parmesan","given":"Camille"}],"issued":{"date-parts":[["2006"]]}}}],"schema":"https://github.com/citation-style-language/schema/raw/master/csl-citation.json"}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(Parmesan 2006)</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Over time, those expectations have been refined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{"citationID":"RK6EqxhN","properties":{"formattedCitation":"(Comte et al. 2020)","plainCitation":"(Comte et al. 2020)","noteIndex":0},"citationItems":[{"id":735,"uris":["http://zotero.org/users/16227661/items/AQBRQSRL"],"itemData":{"id":735,"type":"document","publisher":"Dataset","source":"Google Scholar","title":"BioShifts: A global geodatabase of climate-induced species redistribution over land and sea. figshare","title-short":"BioShifts","author":[{"family":"Comte","given":"L."},{"family":"Grenouillet","given":"G."},{"family":"Bertrand","given":"R."},{"family":"Murienne","given":"J."},{"family":"Bourgeaud","given":"L."},{"family":"Hattab","given":"T."},{"family":"Lenoir","given":"J."}],"issued":{"date-parts":[["2020"]]}}}],"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(Comte et al. 2020)</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Across all taxa, 59% of observed range shifts met expectations based on a physiological response to increasing temperatures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{"citationID":"4eaCE8et","properties":{"formattedCitation":"(Comte et al. 2020; Lawlor et al. 2024)","plainCitation":"(Comte et al. 2020; Lawlor et al. 2024)","noteIndex":0},"citationItems":[{"id":735,"uris":["http://zotero.org/users/16227661/items/AQBRQSRL"],"itemData":{"id":735,"type":"document","publisher":"Dataset","source":"Google Scholar","title":"BioShifts: A global geodatabase of climate-induced species redistribution over land and sea. figshare","title-short":"BioShifts","author":[{"family":"Comte","given":"L."},{"family":"Grenouillet","given":"G."},{"family":"Bertrand","given":"R."},{"family":"Murienne","given":"J."},{"family":"Bourgeaud","given":"L."},{"family":"Hattab","given":"T."},{"family":"Lenoir","given":"J."}],"issued":{"date-parts":[["2020"]]}}},{"id":326,"uris":["http://zotero.org/users/16227661/items/5EMX82CE"],"itemData":{"id":326,"type":"article-journal","abstract":"Shifts in species distributions are a common ecological response to climate change, and global temperature rise is often hypothesized as the primary driver. However, the directions and rates of distribution shifts are highly variable across species, systems, and studies, complicating efforts to manage and anticipate biodiversity responses to anthropogenic change. In this Review, we summarize approaches to documenting species range shifts, discuss why observed range shifts often do not match our expectations, and explore the impacts of species range shifts on nature and society. The majority (59%) of documented range shifts are directionally consistent with climate change, based on the BioShifts database of range shift observations. However, many observed species have not shifted or have shifted in directions opposite to temperature-based expectations. These lagging or expectation-contrary shifts might be explained by additional biotic or abiotic factors driving range shifts, including additional non-temperature climatic drivers, habitat characteristics, and species interactions, which are not normally considered in range shift documentations. Understanding and managing range shifts will require increasing and connecting observational biological data, generalizing range shift patterns across systems, and predicting shifts at management-relevant timescales.","container-title":"Nature Reviews Earth &amp; Environment","DOI":"10.1038/s43017-024-00527-z","ISSN":"2662-138X","issue":"5","page":"351-368","title":"Mechanisms, detection and impacts of species redistributions under climate change","volume":"5","author":[{"family":"Lawlor","given":"Jake A."},{"family":"Comte","given":"Lise"},{"family":"Grenouillet","given":"Gaël"},{"family":"Lenoir","given":"Jonathan"},{"family":"Baecher","given":"J. Alex"},{"family":"Bandara","given":"R. M. W. J."},{"family":"Bertrand","given":"Romain"},{"family":"Chen","given":"I. Ching"},{"family":"Diamond","given":"Sarah E."},{"family":"Lancaster","given":"Lesley T."},{"family":"Moore","given":"Nikki"},{"family":"Murienne","given":"Jerome"},{"family":"Oliveira","given":"Brunno F."},{"family":"Pecl","given":"Gretta T."},{"family":"Pinsky","given":"Malin L."},{"family":"Rolland","given":"Jonathan"},{"family":"Rubenstein","given":"Madeleine"},{"family":"Scheffers","given":"Brett R."},{"family":"Thompson","given":"Laura M."},{"family":"Amerom","given":"Brit","non-dropping-particle":"van"},{"family":"Villalobos","given":"Fabricio"},{"family":"Weiskopf","given":"Sarah R."},{"family":"Sunday","given":"Jennifer"}],"issued":{"date-parts":[["2024",5,1]]}},"label":"page"}],"schema":"https://github.com/citation-style-language/schema/raw/master/csl-citation.json"}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(Comte et al. 2020; Lawlor et al.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Substantial distribution shifts were expected throughout the Northwest Atlantic based on anticipated warming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{"citationID":"q9KAgJ8o","properties":{"formattedCitation":"(Morley et al. 2018)","plainCitation":"(Morley et al. 2018)","noteIndex":0},"citationItems":[{"id":370,"uris":["http://zotero.org/users/16227661/items/89UL388B"],"itemData":{"id":370,"type":"article-journal","abstract":"Recent shifts in the geographic distribution of marine species have been linked to shifts in preferred thermal habitats. These shifts in distribution have already posed challenges for living marine resource management, and there is a strong need for projections of how species might be impacted by future changes in ocean temperatures during the 21st century. We modeled thermal habitat for 686 marine species in the Atlantic and Pacific oceans using long-term ecological survey data from the North American continental shelves. These habitat models were coupled to output from sixteen general circulation models that were run under high (RCP 8.5) and low (RCP 2.6) future greenhouse gas emission scenarios over the 21st century to produce 32 possible future outcomes for each species. The models generally agreed on the magnitude and direction of future shifts for some species (448 or 429 under RCP 8.5 and RCP 2.6, respectively), but strongly disagreed for other species (116 or 120 respectively). This allowed us to identify species with more or less robust predictions. Future shifts in species distributions were generally poleward and followed the coastline, but also varied among regions and species. Species from the U.S. and Canadian west coast including the Gulf of Alaska had the highest projected magnitude shifts in distribution, and many species shifted more than 1000 km under the high greenhouse gas emissions scenario. Following a strong mitigation scenario consistent with the Paris Agreement would likely produce substantially smaller shifts and less disruption to marine management efforts. Our projections offer an important tool for identifying species, fisheries, and management efforts that are particularly vulnerable to climate change impacts.","container-title":"PLOS ONE","DOI":"10.1371/journal.pone.0196127","issue":"5","page":"e0196127","title":"Projecting shifts in thermal habitat for 686 species on the North American continental shelf","volume":"13","author":[{"family":"Morley","given":"James W."},{"family":"Selden","given":"Rebecca L."},{"family":"Latour","given":"Robert J."},{"family":"Frölicher","given":"Thomas L."},{"family":"Seagraves","given":"Richard J."},{"family":"Pinsky","given":"Malin L."}],"issued":{"date-parts":[["2018"]]}}}],"schema":"https://github.com/citation-style-language/schema/raw/master/csl-citation.json"}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(Morley et al. 2018)</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and while there is evidence of marine species’ distribution shifts within USA and Canadian waters, they are not always in the direction anticipated in response to warming, showing that drivers other than temperature can heavily influence species distribution</w:t>
      </w:r>
      <w:hyperlink r:id="rId19">
        <w:r w:rsidRPr="006C114E">
          <w:rPr>
            <w:rFonts w:ascii="Times New Roman" w:eastAsia="Times New Roman" w:hAnsi="Times New Roman" w:cs="Times New Roman"/>
            <w:color w:val="CC2936"/>
            <w:sz w:val="24"/>
            <w:szCs w:val="24"/>
          </w:rPr>
          <w:t xml:space="preserve"> </w:t>
        </w:r>
      </w:hyperlink>
      <w:r w:rsidRPr="006C114E">
        <w:rPr>
          <w:rFonts w:ascii="Times New Roman" w:eastAsia="Times New Roman" w:hAnsi="Times New Roman" w:cs="Times New Roman"/>
          <w:sz w:val="24"/>
          <w:szCs w:val="24"/>
        </w:rPr>
        <w:t xml:space="preserv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{"citationID":"NfUOrOGy","properties":{"formattedCitation":"(Fredston et al. 2021; Gord\\uc0\\u243{}-Vilaseca et al. 2023; Kleisner et al. 2016; Lawlor et al. 2024; Mills et al. 2024; Pinsky, Selden, et al. 2020)","plainCitation":"(Fredston et al. 2021; Gordó-Vilaseca et al. 2023; Kleisner et al. 2016; Lawlor et al. 2024; Mills et al. 2024; Pinsky, Selden, et al. 2020)","noteIndex":0},"citationItems":[{"id":255,"uris":["http://zotero.org/users/16227661/items/VBLICF54"],"itemData":{"id":255,"type":"article-journal","container-title":"Global Change Biology","ISSN":"1354-1013","issue":"13","page":"3145-3156","title":"Range edges of North American marine species are tracking temperature over decades","volume":"27","author":[{"family":"Fredston","given":"Alexa"},{"family":"Pinsky","given":"Malin"},{"family":"Selden","given":"Rebecca L."},{"family":"Szuwalski","given":"Cody"},{"family":"Thorson","given":"James T."},{"family":"Gaines","given":"Steven D."},{"family":"Halpern","given":"Benjamin S."}],"issued":{"date-parts":[["2021"]]}},"label":"page"},{"id":892,"uris":["http://zotero.org/users/16227661/items/MCXKGYX2"],"itemData":{"id":892,"type":"article-journal","abstract":"Climate warming generally induces poleward range expansions and equatorward range contractions of species’ environmental niches on a global scale. Here, we examined the direction and magnitude of species biomass centroid geographic shifts in relation to temperature and depth for 83 fish species in 9,522 standardised research trawls from the North Sea (1998–2020) to the Norwegian (2000–2020) and Barents Sea (2004–2020). We detected an overall significant northward shift of the marine fish community biomass in the North Sea, and individual species northward shifts in the Barents and North Seas, in 20% and 25% of the species’ biomass centroids in each respective region. We did not detect overall community shifts in the Norwegian Sea, where two species (8%) shifted in each direction (northwards and southwards). Among 9 biological traits, species biogeographic assignation, preferred temperature, age at maturity and maximum depth were significant explanatory variables for species latitudinal shifts in some of the study areas, and Arctic species shifted significantly faster than boreal species in the Barents Sea. Overall, our results suggest a strong influence of other factors, such as biological interactions, in determining several species’ recent geographic shifts.","container-title":"PeerJ","DOI":"10.7717/peerj.15801","ISSN":"2167-8359","journalAbbreviation":"PeerJ","language":"en","note":"publisher: PeerJ Inc.","page":"e15801","source":"peerj.com","title":"Over 20% of marine fishes shifting in the North and Barents Seas, but not in the Norwegian Sea","URL":"https://peerj.com/articles/15801","volume":"11","author":[{"family":"Gordó-Vilaseca","given":"Cesc"},{"family":"Pecuchet","given":"Laurene"},{"family":"Coll","given":"Marta"},{"family":"Reiss","given":"Henning"},{"family":"Jüterbock","given":"Alexander"},{"family":"Costello","given":"Mark John"}],"accessed":{"date-parts":[["2025",7,9]]},"issued":{"date-parts":[["2023",8,31]]}},"label":"page"},{"id":319,"uris":["http://zotero.org/users/16227661/items/Y9VY9Y4J"],"itemData":{"id":319,"type":"article-journal","abstract":"Many studies illustrate variable patterns in individual species distribution shifts in response to changing temperature. However, an assemblage, a group of species that shares a common environmental niche, will likely exhibit similar responses to climate changes, and these community-level responses may have significant implications for ecosystem function. Therefore, we examine the relationship between observed shifts of species in assemblages and regional climate velocity (i.e., the rate and direction of change of temperature isotherms). The assemblages are defined in two sub-regions of the U.S. Northeast Shelf that have heterogeneous oceanography and bathymetry using four decades of bottom trawl survey data and we explore temporal changes in distribution, spatial range extent, thermal habitat area, and biomass, within assemblages. These sub-regional analyses allow the dissection of the relative roles of regional climate velocity and local physiography in shaping observed distribution shifts. We find that assemblages of species associated with shallower, warmer waters tend to shift west-southwest and to shallower waters over time, possibly towards cooler temperatures in the semi-enclosed Gulf of Maine, while species assemblages associated with relatively cooler and deeper waters shift deeper, but with little latitudinal change. Conversely, species assemblages associated with warmer and shallower water on the broad, shallow continental shelf from the Mid-Atlantic Bight to Georges Bank shift strongly northeast along latitudinal gradients with little change in depth. Shifts in depth among the southern species associated with deeper and cooler waters are more variable, although predominantly shifts are toward deeper waters. In addition, spatial expansion and contraction of species assemblages in each region corresponds to the area of suitable thermal habitat, but is inversely related to assemblage biomass. This suggests that assemblage distribution shifts in conjunction with expansion or contraction of thermal habitat acts to compress or stretch marine species assemblages, which may respectively amplify or dilute species interactions to an extent that is rarely considered. Overall, regional differences in climate change effects on the movement and extent of species assemblages hold important implications for management, mitigation, and adaptation on the U.S. Northeast Shelf.","container-title":"PLOS ONE","DOI":"10.1371/journal.pone.0149220","ISSN":"1932-6203 (Electronic) 1932-6203 (Linking)","issue":"2","note":"PMCID: PMC4762943","page":"e0149220","source":"Medline","title":"The Effects of Sub-Regional Climate Velocity on the Distribution and Spatial Extent of Marine Species Assemblages","volume":"11","author":[{"family":"Kleisner","given":"K. M."},{"family":"Fogarty","given":"M. J."},{"family":"McGee","given":"S."},{"family":"Barnett","given":"A."},{"family":"Fratantoni","given":"P."},{"family":"Greene","given":"J."},{"family":"Hare","given":"J. A."},{"family":"Lucey","given":"S. M."},{"family":"McGuire","given":"C."},{"family":"Odell","given":"J."},{"family":"Saba","given":"V. S."},{"family":"Smith","given":"L."},{"family":"Weaver","given":"K. J."},{"family":"Pinsky","given":"M. L."}],"issued":{"date-parts":[["2016"]]}},"label":"page"},{"id":326,"uris":["http://zotero.org/users/16227661/items/5EMX82CE"],"itemData":{"id":326,"type":"article-journal","abstract":"Shifts in species distributions are a common ecological response to climate change, and global temperature rise is often hypothesized as the primary driver. However, the directions and rates of distribution shifts are highly variable across species, systems, and studies, complicating efforts to manage and anticipate biodiversity responses to anthropogenic change. In this Review, we summarize approaches to documenting species range shifts, discuss why observed range shifts often do not match our expectations, and explore the impacts of species range shifts on nature and society. The majority (59%) of documented range shifts are directionally consistent with climate change, based on the BioShifts database of range shift observations. However, many observed species have not shifted or have shifted in directions opposite to temperature-based expectations. These lagging or expectation-contrary shifts might be explained by additional biotic or abiotic factors driving range shifts, including additional non-temperature climatic drivers, habitat characteristics, and species interactions, which are not normally considered in range shift documentations. Understanding and managing range shifts will require increasing and connecting observational biological data, generalizing range shift patterns across systems, and predicting shifts at management-relevant timescales.","container-title":"Nature Reviews Earth &amp; Environment","DOI":"10.1038/s43017-024-00527-z","ISSN":"2662-138X","issue":"5","page":"351-368","title":"Mechanisms, detection and impacts of species redistributions under climate change","volume":"5","author":[{"family":"Lawlor","given":"Jake A."},{"family":"Comte","given":"Lise"},{"family":"Grenouillet","given":"Gaël"},{"family":"Lenoir","given":"Jonathan"},{"family":"Baecher","given":"J. Alex"},{"family":"Bandara","given":"R. M. W. J."},{"family":"Bertrand","given":"Romain"},{"family":"Chen","given":"I. Ching"},{"family":"Diamond","given":"Sarah E."},{"family":"Lancaster","given":"Lesley T."},{"family":"Moore","given":"Nikki"},{"family":"Murienne","given":"Jerome"},{"family":"Oliveira","given":"Brunno F."},{"family":"Pecl","given":"Gretta T."},{"family":"Pinsky","given":"Malin L."},{"family":"Rolland","given":"Jonathan"},{"family":"Rubenstein","given":"Madeleine"},{"family":"Scheffers","given":"Brett R."},{"family":"Thompson","given":"Laura M."},{"family":"Amerom","given":"Brit","non-dropping-particle":"van"},{"family":"Villalobos","given":"Fabricio"},{"family":"Weiskopf","given":"Sarah R."},{"family":"Sunday","given":"Jennifer"}],"issued":{"date-parts":[["2024",5,1]]}},"label":"page"},{"id":846,"uris":["http://zotero.org/users/16227661/items/LF4JLVWE"],"itemData":{"id":846,"type":"article-journal","abstract":"Ocean waters of the Northeast US continental shelf have warmed rapidly in recent years, with sea surface temperatures rising 2.5 times faster than those of the global oceans. With this strong warming trend, the frequency and duration of marine heatwaves have increased. These temperature changes stood out as a distinct warm temperature regime during the 2010s. During this decade, fish population characteristics also differed from the past. Species distribution shifts were detected for many species, demonstrating one way species could adapt to warming conditions. However, for most species, distribution shifts were insufficient to avoid warmer surface or bottom temperatures. As species occupied warmer habitats, growth patterns aligned with expectations for warming temperatures. Consistent with the temperature-size rule, some species exhibited faster growth at early life stages but plateaued at smaller body sizes; other species, however, experienced reduced growth across all ages, indicating thermal stress. Finally, population productivity indexed by the recruit-to-spawner ratio declined significantly during the 2010s for some populations. Changes in these three processes—distribution, growth, and productivity—indicate the emergence of climate change signals across multiple Northeast US fish populations. These effects create new challenges for fishery managers and industry participants operating in the context of non-stationarity and uncertainty.","container-title":"ICES Journal of Marine Science","DOI":"10.1093/icesjms/fsad208","ISSN":"1054-3139","issue":"2","journalAbbreviation":"ICES Journal of Marine Science","page":"375-389","source":"Silverchair","title":"Multispecies population-scale emergence of climate change signals in an ocean warming hotspot","URL":"https://doi.org/10.1093/icesjms/fsad208","volume":"81","author":[{"family":"Mills","given":"Katherine E"},{"family":"Kemberling","given":"Adam"},{"family":"Kerr","given":"Lisa A"},{"family":"Lucey","given":"Sean M"},{"family":"McBride","given":"Richard S"},{"family":"Nye","given":"Janet A"},{"family":"Pershing","given":"Andrew J"},{"family":"Barajas","given":"Miguel"},{"family":"Lovas","given":"Carly S"}],"accessed":{"date-parts":[["2025",7,3]]},"issued":{"date-parts":[["2024",3,1]]}},"label":"page"},{"id":751,"uris":["http://zotero.org/users/16227661/items/FGU2LW6U"],"itemData":{"id":751,"type":"article-journal","abstract":"The geographic distributions of marine species are changing rapidly, with leading range edges following climate poleward, deeper, and in other directions and trailing range edges often contracting in similar directions. These shifts have their roots in fine-scale interactions between organisms and their environment—including mosaics and gradients of temperature and oxygen—mediated by physiology, behavi</w:instrText>
      </w:r>
      <w:r w:rsidR="006C114E" w:rsidRPr="006C114E">
        <w:rPr>
          <w:rFonts w:ascii="Times New Roman" w:hAnsi="Times New Roman" w:cs="Times New Roman"/>
          <w:sz w:val="24"/>
          <w:szCs w:val="24"/>
          <w:lang w:val="fr-FR"/>
        </w:rPr>
        <w:instrText xml:space="preserve">or, evolution, dispersal, and species interactions. These shifts reassemble food webs and can have dramatic consequences. Compared with species on land, marine species are more sensitive to changing climate but have a greater capacity for colonization. These differences suggest that species cope with climate change at different spatial scales in the two realms and that range shifts across wide spatial scales are a key mechanism at sea. Additional research is needed to understand how processes interact to promote or constrain range shifts, how the dominant responses vary among species, and how the emergent communities of the future ocean will function.","container-title":"Annual Review of Marine Science","DOI":"10.1146/annurev-marine-010419-010916","ISSN":"1941-1405, 1941-0611","issue":"Volume 12, 2020","language":"en","note":"publisher: Annual Reviews","page":"153-179","source":"www.annualreviews.org","title":"Climate-Driven Shifts in Marine Species Ranges: Scaling from Organisms to Communities","title-short":"Climate-Driven Shifts in Marine Species Ranges","URL":"https://www.annualreviews.org/content/journals/10.1146/annurev-marine-010419-010916","volume":"12","author":[{"family":"Pinsky","given":"Malin L."},{"family":"Selden","given":"Rebecca L."},{"family":"Kitchel","given":"Zoë J."}],"accessed":{"date-parts":[["2025",2,24]]},"issued":{"date-parts":[["2020",1,3]]}},"label":"page"}],"schema":"https://github.com/citation-style-language/schema/raw/master/csl-citation.json"}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szCs w:val="24"/>
          <w:lang w:val="fr-FR"/>
        </w:rPr>
        <w:t>(Fredston et al. 2021; Gordó-Vilaseca et al. 2023; Kleisner et al. 2016; Lawlor et al. 2024; Mills et al. 2024; Pinsky, Selden, et al. 2020)</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lang w:val="fr-FR"/>
        </w:rPr>
        <w:t xml:space="preserve">. </w:t>
      </w:r>
      <w:r w:rsidRPr="006C114E">
        <w:rPr>
          <w:rFonts w:ascii="Times New Roman" w:eastAsia="Times New Roman" w:hAnsi="Times New Roman" w:cs="Times New Roman"/>
          <w:sz w:val="24"/>
          <w:szCs w:val="24"/>
        </w:rPr>
        <w:t xml:space="preserve">A varied response to warming serves to highlight the importance of drawing on ecological knowledge of a species in order to apply the most appropriate approaches to determine distribution shifts. </w:t>
      </w:r>
    </w:p>
    <w:p w14:paraId="66B02328" w14:textId="77777777" w:rsidR="002F142A" w:rsidRPr="006C114E" w:rsidRDefault="002F142A" w:rsidP="006C114E">
      <w:pPr>
        <w:spacing w:line="480" w:lineRule="auto"/>
        <w:ind w:firstLine="20"/>
        <w:rPr>
          <w:rFonts w:ascii="Times New Roman" w:eastAsia="Times New Roman" w:hAnsi="Times New Roman" w:cs="Times New Roman"/>
          <w:sz w:val="24"/>
          <w:szCs w:val="24"/>
        </w:rPr>
      </w:pPr>
    </w:p>
    <w:p w14:paraId="0E419EA9" w14:textId="34B5B6D6" w:rsidR="002F142A" w:rsidRPr="006C114E" w:rsidRDefault="00E8701E" w:rsidP="006C114E">
      <w:pPr>
        <w:spacing w:line="480" w:lineRule="auto"/>
        <w:ind w:firstLine="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lastRenderedPageBreak/>
        <w:t>Here, we use Atlantic halibut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i/>
          <w:sz w:val="24"/>
          <w:szCs w:val="24"/>
        </w:rPr>
        <w:t xml:space="preserve">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sz w:val="24"/>
          <w:szCs w:val="24"/>
        </w:rPr>
        <w:t xml:space="preserve">) as a case study to integrate  fisheries-independent surveys that sample juveniles from both the USA and Canada within a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modeling framework. We then use the model output to examine </w:t>
      </w:r>
      <w:r w:rsidRPr="006C114E">
        <w:rPr>
          <w:rFonts w:ascii="Times New Roman" w:eastAsia="Times New Roman" w:hAnsi="Times New Roman" w:cs="Times New Roman"/>
          <w:color w:val="212529"/>
          <w:sz w:val="24"/>
          <w:szCs w:val="24"/>
        </w:rPr>
        <w:t xml:space="preserve">a suite of distribution shift indicators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{"citationID":"dRCbSEck","properties":{"formattedCitation":"(Link et al. 2021)","plainCitation":"(Link et al. 2021)","noteIndex":0},"citationItems":[{"id":333,"uris":["http://zotero.org/users/16227661/items/5VI7V5CB"],"itemData":{"id":333,"type":"article-journal","container-title":"ICES Journal of Marine Science","ISSN":"1054-3139","issue":"10","page":"3562-3580","title":"Proposed business rules to incorporate climate-induced changes in fisheries management","volume":"78","author":[{"family":"Link","given":"J. S."},{"family":"Karp","given":"M. A."},{"family":"Lynch","given":"P."},{"family":"Morrison","given":"W. E."},{"family":"Peterson","given":"J."}],"issued":{"date-parts":[["2021"]]}}}],"schema":"https://github.com/citation-style-language/schema/raw/master/csl-citation.json"}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(Link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While Atlantic halibut are distributed across Canadian, USA, French territorial, and international waters, this study focuses on the area surrounding the nautical border between Canada and the USA known as the Hague Line (Figure 1). Canadian surveys show that Atlantic halibut abundance has rebounded from an overfished status; biomass and landings have increased over the last 20 years and the fishery was certified as sustainable by the Marine Stewardship Council in 2013 </w:t>
      </w:r>
      <w:r w:rsidR="006C114E" w:rsidRPr="006C114E">
        <w:rPr>
          <w:rFonts w:ascii="Times New Roman" w:hAnsi="Times New Roman" w:cs="Times New Roman"/>
          <w:sz w:val="24"/>
          <w:szCs w:val="24"/>
        </w:rPr>
        <w:fldChar w:fldCharType="begin"/>
      </w:r>
      <w:r w:rsidR="008F3414">
        <w:rPr>
          <w:rFonts w:ascii="Times New Roman" w:hAnsi="Times New Roman" w:cs="Times New Roman"/>
          <w:sz w:val="24"/>
          <w:szCs w:val="24"/>
        </w:rPr>
        <w:instrText xml:space="preserve"> ADDIN ZOTERO_ITEM CSL_CITATION {"citationID":"SaD3BpUS","properties":{"formattedCitation":"(S. Johnson et al. 2024; Trzcinski and Bowen 2016)","plainCitation":"(S. Johnson et al. 2024; Trzcinski and Bowen 2016)","dontUpdate":true,"noteIndex":0},"citationItems":[{"id":832,"uris":["http://zotero.org/users/16227661/items/66BB4MK3"],"itemData":{"id":832,"type":"article-journal","abstract":"Research Document 2024/013","container-title":"DFO Can. Sci. Advis. Sec. Res. Doc.","language":"eng","note":"Last Modified: 2024-02-15","page":"iv + 58 p.","title":"Framework Assessment of Atlantic Halibut on the Scotian Shelf and Southern Grand Banks (NAFO Divisions 3NOPs4VWX5Zc)","URL":"https://www.dfo-mpo.gc.ca/csas-sccs/Publications/ResDocs-DocRech/2024/2024_013-eng.html","volume":"2024/13","author":[{"family":"Johnson","given":"S."},{"family":"Hubley","given":"B."},{"family":"denHeyer","given":"C.E."},{"family":"Li","given":"L."}],"accessed":{"date-parts":[["2025",6,25]]},"issued":{"date-parts":[["2024",2,15]]}},"label":"page"},{"id":549,"uris":["http://zotero.org/users/16227661/items/H9R8IJ5Q"],"itemData":{"id":549,"type":"article-journal","container-title":"ICES Journal of Marine Science","ISSN":"1095-9289","issue":"4","page":"1104-1114","title":"The recovery of Atlantic halibut: a large, long-lived, and exploited marine predator","volume":"73","author":[{"family":"Trzcinski","given":"M. Kurtis"},{"family":"Bowen","given":"W. Don"}],"issued":{"date-parts":[["2016"]]}},"label":"page"}],"schema":"https://github.com/citation-style-language/schema/raw/master/csl-citation.json"}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(Johnson et al. 2024; Trzcinski and Bowen 2016)</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Meanwhile, assessments in USA waters show that halibut abundance remains low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{"citationID":"j44SySMm","properties":{"formattedCitation":"(NOAA.NEFSC, 2024)","plainCitation":"(NOAA.NEFSC, 2024)","noteIndex":0},"citationItems":[{"id":924,"uris":["http://zotero.org/users/16227661/items/7V8UJDFT"],"itemData":{"id":924,"type":"report","genre":"Stock SMART data records","publisher":"U.S. Department of Commerce, NOAA, NMFS, Northeast Fisheries Science Center.","title":"Atlantic halibut: 2024 Management Track Assessment Report.","URL":"http://apps-st.fisheries.noaa.gov/stocksmart","author":[{"family":"NOAA.NEFSC,","given":""}],"accessed":{"date-parts":[["2025",7,23]]},"issued":{"date-parts":[["2024"]]}}}],"schema":"https://github.com/citation-style-language/schema/raw/master/csl-citation.json"}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(NOAA.NEFSC,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halibut has been designated as overfished since 2012 and is managed under a rebuilding plan. </w:t>
      </w:r>
      <w:r w:rsidRPr="006C114E">
        <w:rPr>
          <w:rFonts w:ascii="Times New Roman" w:eastAsia="Times New Roman" w:hAnsi="Times New Roman" w:cs="Times New Roman"/>
          <w:color w:val="212529"/>
          <w:sz w:val="24"/>
          <w:szCs w:val="24"/>
        </w:rPr>
        <w:t xml:space="preserve">An integrated modelling approach will enable us to focus on a large-scale research question and provide advice for evidence-based management </w:t>
      </w:r>
      <w:r w:rsidRPr="006C114E">
        <w:rPr>
          <w:rFonts w:ascii="Times New Roman" w:eastAsia="Times New Roman" w:hAnsi="Times New Roman" w:cs="Times New Roman"/>
          <w:sz w:val="24"/>
          <w:szCs w:val="24"/>
        </w:rPr>
        <w:t xml:space="preserve">across </w:t>
      </w:r>
      <w:del w:id="0" w:author="Ferguson, Kiyomi (DFO/MPO)" w:date="2025-08-28T10:45:00Z">
        <w:r w:rsidRPr="006C114E" w:rsidDel="00166327">
          <w:rPr>
            <w:rFonts w:ascii="Times New Roman" w:eastAsia="Times New Roman" w:hAnsi="Times New Roman" w:cs="Times New Roman"/>
            <w:sz w:val="24"/>
            <w:szCs w:val="24"/>
          </w:rPr>
          <w:delText>this nautical international border</w:delText>
        </w:r>
      </w:del>
      <w:ins w:id="1" w:author="Ferguson, Kiyomi (DFO/MPO)" w:date="2025-08-28T10:45:00Z">
        <w:r w:rsidR="00166327">
          <w:rPr>
            <w:rFonts w:ascii="Times New Roman" w:eastAsia="Times New Roman" w:hAnsi="Times New Roman" w:cs="Times New Roman"/>
            <w:sz w:val="24"/>
            <w:szCs w:val="24"/>
          </w:rPr>
          <w:t>the Hague Line</w:t>
        </w:r>
      </w:ins>
      <w:r w:rsidRPr="006C114E">
        <w:rPr>
          <w:rFonts w:ascii="Times New Roman" w:eastAsia="Times New Roman" w:hAnsi="Times New Roman" w:cs="Times New Roman"/>
          <w:sz w:val="24"/>
          <w:szCs w:val="24"/>
        </w:rPr>
        <w:t>. Finally, we generalize our approach by developing a Distribution Shifts Assessment framework that can</w:t>
      </w:r>
      <w:ins w:id="2" w:author="Ferguson, Kiyomi (DFO/MPO)" w:date="2025-08-28T10:49:00Z">
        <w:r w:rsidR="00166327" w:rsidRPr="00166327">
          <w:rPr>
            <w:rFonts w:ascii="Times New Roman" w:eastAsia="Times New Roman" w:hAnsi="Times New Roman" w:cs="Times New Roman"/>
            <w:sz w:val="24"/>
            <w:szCs w:val="24"/>
          </w:rPr>
          <w:t>, leverag</w:t>
        </w:r>
        <w:r w:rsidR="00166327">
          <w:rPr>
            <w:rFonts w:ascii="Times New Roman" w:eastAsia="Times New Roman" w:hAnsi="Times New Roman" w:cs="Times New Roman"/>
            <w:sz w:val="24"/>
            <w:szCs w:val="24"/>
          </w:rPr>
          <w:t>e</w:t>
        </w:r>
        <w:r w:rsidR="00166327" w:rsidRPr="00166327">
          <w:rPr>
            <w:rFonts w:ascii="Times New Roman" w:eastAsia="Times New Roman" w:hAnsi="Times New Roman" w:cs="Times New Roman"/>
            <w:sz w:val="24"/>
            <w:szCs w:val="24"/>
          </w:rPr>
          <w:t xml:space="preserve"> data from multiple jurisdictions</w:t>
        </w:r>
        <w:r w:rsidR="00166327">
          <w:rPr>
            <w:rFonts w:ascii="Times New Roman" w:eastAsia="Times New Roman" w:hAnsi="Times New Roman" w:cs="Times New Roman"/>
            <w:sz w:val="24"/>
            <w:szCs w:val="24"/>
          </w:rPr>
          <w:t xml:space="preserve"> and</w:t>
        </w:r>
      </w:ins>
      <w:r w:rsidRPr="006C114E">
        <w:rPr>
          <w:rFonts w:ascii="Times New Roman" w:eastAsia="Times New Roman" w:hAnsi="Times New Roman" w:cs="Times New Roman"/>
          <w:sz w:val="24"/>
          <w:szCs w:val="24"/>
        </w:rPr>
        <w:t xml:space="preserve"> be applied to other stocks facing similar management challenges</w:t>
      </w:r>
      <w:del w:id="3" w:author="Ferguson, Kiyomi (DFO/MPO)" w:date="2025-08-28T10:49:00Z">
        <w:r w:rsidRPr="006C114E" w:rsidDel="00166327">
          <w:rPr>
            <w:rFonts w:ascii="Times New Roman" w:eastAsia="Times New Roman" w:hAnsi="Times New Roman" w:cs="Times New Roman"/>
            <w:sz w:val="24"/>
            <w:szCs w:val="24"/>
          </w:rPr>
          <w:delText>, leveraging data from multiple jurisdictions</w:delText>
        </w:r>
      </w:del>
      <w:r w:rsidRPr="006C114E">
        <w:rPr>
          <w:rFonts w:ascii="Times New Roman" w:eastAsia="Times New Roman" w:hAnsi="Times New Roman" w:cs="Times New Roman"/>
          <w:sz w:val="24"/>
          <w:szCs w:val="24"/>
        </w:rPr>
        <w:t xml:space="preserve">. The goal of the framework is to present a possible roadmap to operationalize distribution shift indicators for fisheries management and other fisheries-focused decision-support frameworks.  </w:t>
      </w:r>
    </w:p>
    <w:p w14:paraId="70153387" w14:textId="77777777" w:rsidR="002F142A" w:rsidRPr="006C114E" w:rsidRDefault="00E8701E" w:rsidP="005B1DCF">
      <w:pPr>
        <w:pStyle w:val="Heading2"/>
      </w:pPr>
      <w:bookmarkStart w:id="4" w:name="_c44lfrsprmci" w:colFirst="0" w:colLast="0"/>
      <w:bookmarkEnd w:id="4"/>
      <w:r w:rsidRPr="006C114E">
        <w:lastRenderedPageBreak/>
        <w:t>MATERIALS AND METHODS</w:t>
      </w:r>
    </w:p>
    <w:p w14:paraId="7866C4DD" w14:textId="77777777" w:rsidR="002F142A" w:rsidRPr="006C114E" w:rsidRDefault="00E8701E" w:rsidP="005B1DCF">
      <w:pPr>
        <w:pStyle w:val="Heading3"/>
      </w:pPr>
      <w:r w:rsidRPr="006C114E">
        <w:t>Data and Study Area</w:t>
      </w:r>
    </w:p>
    <w:p w14:paraId="199B582F" w14:textId="77777777" w:rsidR="002F142A" w:rsidRPr="005B1DCF" w:rsidRDefault="00E8701E" w:rsidP="005B1DCF">
      <w:pPr>
        <w:pStyle w:val="Heading4"/>
      </w:pPr>
      <w:r w:rsidRPr="005B1DCF">
        <w:t xml:space="preserve">Biological data </w:t>
      </w:r>
    </w:p>
    <w:p w14:paraId="7792CD53" w14:textId="5081ED5D"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Six </w:t>
      </w:r>
      <w:r w:rsidRPr="006C114E">
        <w:rPr>
          <w:rFonts w:ascii="Times New Roman" w:eastAsia="Times New Roman" w:hAnsi="Times New Roman" w:cs="Times New Roman"/>
          <w:color w:val="000000"/>
          <w:sz w:val="24"/>
          <w:szCs w:val="24"/>
        </w:rPr>
        <w:t xml:space="preserve">bottom trawl research vessel (RV) survey data sets were used in this analysis (see </w:t>
      </w:r>
      <w:r w:rsidRPr="006C114E">
        <w:rPr>
          <w:rFonts w:ascii="Times New Roman" w:eastAsia="Times New Roman" w:hAnsi="Times New Roman" w:cs="Times New Roman"/>
          <w:sz w:val="24"/>
          <w:szCs w:val="24"/>
        </w:rPr>
        <w:t>A</w:t>
      </w:r>
      <w:r w:rsidRPr="006C114E">
        <w:rPr>
          <w:rFonts w:ascii="Times New Roman" w:eastAsia="Times New Roman" w:hAnsi="Times New Roman" w:cs="Times New Roman"/>
          <w:color w:val="000000"/>
          <w:sz w:val="24"/>
          <w:szCs w:val="24"/>
        </w:rPr>
        <w:t xml:space="preserve">ppendix </w:t>
      </w:r>
      <w:r w:rsidRPr="006C114E">
        <w:rPr>
          <w:rFonts w:ascii="Times New Roman" w:eastAsia="Times New Roman" w:hAnsi="Times New Roman" w:cs="Times New Roman"/>
          <w:sz w:val="24"/>
          <w:szCs w:val="24"/>
        </w:rPr>
        <w:t>S1: Table S1).</w:t>
      </w:r>
      <w:r w:rsidRPr="006C114E">
        <w:rPr>
          <w:rFonts w:ascii="Times New Roman" w:eastAsia="Times New Roman" w:hAnsi="Times New Roman" w:cs="Times New Roman"/>
          <w:color w:val="000000"/>
          <w:sz w:val="24"/>
          <w:szCs w:val="24"/>
        </w:rPr>
        <w:t xml:space="preserve"> The </w:t>
      </w:r>
      <w:r w:rsidRPr="006C114E">
        <w:rPr>
          <w:rFonts w:ascii="Times New Roman" w:eastAsia="Times New Roman" w:hAnsi="Times New Roman" w:cs="Times New Roman"/>
          <w:sz w:val="24"/>
          <w:szCs w:val="24"/>
        </w:rPr>
        <w:t xml:space="preserve">Northeast Fisheries Science Center (NEFSC) is a division of </w:t>
      </w:r>
      <w:r w:rsidRPr="006C114E">
        <w:rPr>
          <w:rFonts w:ascii="Times New Roman" w:eastAsia="Times New Roman" w:hAnsi="Times New Roman" w:cs="Times New Roman"/>
          <w:sz w:val="24"/>
          <w:szCs w:val="24"/>
          <w:highlight w:val="white"/>
        </w:rPr>
        <w:t>NOAA’s National Marine Fisheries Service</w:t>
      </w:r>
      <w:r w:rsidRPr="006C114E">
        <w:rPr>
          <w:rFonts w:ascii="Times New Roman" w:eastAsia="Times New Roman" w:hAnsi="Times New Roman" w:cs="Times New Roman"/>
          <w:sz w:val="24"/>
          <w:szCs w:val="24"/>
        </w:rPr>
        <w:t xml:space="preserve">, </w:t>
      </w:r>
      <w:r w:rsidRPr="006C114E">
        <w:rPr>
          <w:rFonts w:ascii="Times New Roman" w:eastAsia="Times New Roman" w:hAnsi="Times New Roman" w:cs="Times New Roman"/>
          <w:color w:val="000000"/>
          <w:sz w:val="24"/>
          <w:szCs w:val="24"/>
        </w:rPr>
        <w:t>which conducts spring and fall RV surveys covering an area from Cape Hatteras to the s</w:t>
      </w:r>
      <w:r w:rsidRPr="006C114E">
        <w:rPr>
          <w:rFonts w:ascii="Times New Roman" w:eastAsia="Times New Roman" w:hAnsi="Times New Roman" w:cs="Times New Roman"/>
          <w:sz w:val="24"/>
          <w:szCs w:val="24"/>
        </w:rPr>
        <w:t xml:space="preserve">outhern part of the </w:t>
      </w:r>
      <w:r w:rsidRPr="006C114E">
        <w:rPr>
          <w:rFonts w:ascii="Times New Roman" w:eastAsia="Times New Roman" w:hAnsi="Times New Roman" w:cs="Times New Roman"/>
          <w:color w:val="000000"/>
          <w:sz w:val="24"/>
          <w:szCs w:val="24"/>
        </w:rPr>
        <w:t>Scotian Shelf (</w:t>
      </w:r>
      <w:r w:rsidRPr="006C114E">
        <w:rPr>
          <w:rFonts w:ascii="Times New Roman" w:eastAsia="Times New Roman" w:hAnsi="Times New Roman" w:cs="Times New Roman"/>
          <w:sz w:val="24"/>
          <w:szCs w:val="24"/>
        </w:rPr>
        <w:t>Figure</w:t>
      </w:r>
      <w:r w:rsidRPr="006C114E">
        <w:rPr>
          <w:rFonts w:ascii="Times New Roman" w:eastAsia="Times New Roman" w:hAnsi="Times New Roman" w:cs="Times New Roman"/>
          <w:color w:val="000000"/>
          <w:sz w:val="24"/>
          <w:szCs w:val="24"/>
        </w:rPr>
        <w:t xml:space="preserve"> 1)</w:t>
      </w:r>
      <w:r w:rsidRPr="006C114E">
        <w:rPr>
          <w:rFonts w:ascii="Times New Roman" w:eastAsia="Times New Roman" w:hAnsi="Times New Roman" w:cs="Times New Roman"/>
          <w:sz w:val="24"/>
          <w:szCs w:val="24"/>
        </w:rPr>
        <w:t xml:space="preserve">. </w:t>
      </w:r>
      <w:r w:rsidRPr="006C114E">
        <w:rPr>
          <w:rFonts w:ascii="Times New Roman" w:eastAsia="Times New Roman" w:hAnsi="Times New Roman" w:cs="Times New Roman"/>
          <w:color w:val="000000"/>
          <w:sz w:val="24"/>
          <w:szCs w:val="24"/>
        </w:rPr>
        <w:t xml:space="preserve"> Fisheries and Oceans Canada (</w:t>
      </w:r>
      <w:del w:id="5" w:author="Ferguson, Kiyomi (DFO/MPO)" w:date="2025-08-28T11:12:00Z">
        <w:r w:rsidRPr="006C114E" w:rsidDel="005453D6">
          <w:rPr>
            <w:rFonts w:ascii="Times New Roman" w:eastAsia="Times New Roman" w:hAnsi="Times New Roman" w:cs="Times New Roman"/>
            <w:sz w:val="24"/>
            <w:szCs w:val="24"/>
          </w:rPr>
          <w:delText xml:space="preserve">referred to as </w:delText>
        </w:r>
      </w:del>
      <w:r w:rsidRPr="006C114E">
        <w:rPr>
          <w:rFonts w:ascii="Times New Roman" w:eastAsia="Times New Roman" w:hAnsi="Times New Roman" w:cs="Times New Roman"/>
          <w:color w:val="000000"/>
          <w:sz w:val="24"/>
          <w:szCs w:val="24"/>
        </w:rPr>
        <w:t xml:space="preserve">DFO) </w:t>
      </w:r>
      <w:r w:rsidRPr="006C114E">
        <w:rPr>
          <w:rFonts w:ascii="Times New Roman" w:eastAsia="Times New Roman" w:hAnsi="Times New Roman" w:cs="Times New Roman"/>
          <w:sz w:val="24"/>
          <w:szCs w:val="24"/>
        </w:rPr>
        <w:t xml:space="preserve">Newfoundland conducts spring and fall RV surveys, which span from the Laurentian Channel and up the coast of Labrador. The DFO </w:t>
      </w:r>
      <w:r w:rsidRPr="006C114E">
        <w:rPr>
          <w:rFonts w:ascii="Times New Roman" w:eastAsia="Times New Roman" w:hAnsi="Times New Roman" w:cs="Times New Roman"/>
          <w:color w:val="000000"/>
          <w:sz w:val="24"/>
          <w:szCs w:val="24"/>
        </w:rPr>
        <w:t>Maritimes Region conducts spring</w:t>
      </w:r>
      <w:r w:rsidRPr="006C114E">
        <w:rPr>
          <w:rFonts w:ascii="Times New Roman" w:eastAsia="Times New Roman" w:hAnsi="Times New Roman" w:cs="Times New Roman"/>
          <w:sz w:val="24"/>
          <w:szCs w:val="24"/>
        </w:rPr>
        <w:t xml:space="preserve"> and </w:t>
      </w:r>
      <w:r w:rsidRPr="006C114E">
        <w:rPr>
          <w:rFonts w:ascii="Times New Roman" w:eastAsia="Times New Roman" w:hAnsi="Times New Roman" w:cs="Times New Roman"/>
          <w:color w:val="000000"/>
          <w:sz w:val="24"/>
          <w:szCs w:val="24"/>
        </w:rPr>
        <w:t xml:space="preserve">summer RV surveys, covering the Scotian Shelf, the </w:t>
      </w:r>
      <w:r w:rsidRPr="006C114E">
        <w:rPr>
          <w:rFonts w:ascii="Times New Roman" w:eastAsia="Times New Roman" w:hAnsi="Times New Roman" w:cs="Times New Roman"/>
          <w:sz w:val="24"/>
          <w:szCs w:val="24"/>
        </w:rPr>
        <w:t>B</w:t>
      </w:r>
      <w:r w:rsidRPr="006C114E">
        <w:rPr>
          <w:rFonts w:ascii="Times New Roman" w:eastAsia="Times New Roman" w:hAnsi="Times New Roman" w:cs="Times New Roman"/>
          <w:color w:val="000000"/>
          <w:sz w:val="24"/>
          <w:szCs w:val="24"/>
        </w:rPr>
        <w:t>ay of Fundy, and Georges Bank, up to the Laurentian Channel</w:t>
      </w:r>
      <w:r w:rsidRPr="006C114E">
        <w:rPr>
          <w:rFonts w:ascii="Times New Roman" w:eastAsia="Times New Roman" w:hAnsi="Times New Roman" w:cs="Times New Roman"/>
          <w:sz w:val="24"/>
          <w:szCs w:val="24"/>
        </w:rPr>
        <w:t xml:space="preserve"> and has the highest proportion of sets with Atlantic halibut presence compared to the other surveys (Appendix S1: Table S1)</w:t>
      </w:r>
      <w:r w:rsidRPr="006C114E">
        <w:rPr>
          <w:rFonts w:ascii="Times New Roman" w:eastAsia="Times New Roman" w:hAnsi="Times New Roman" w:cs="Times New Roman"/>
          <w:color w:val="000000"/>
          <w:sz w:val="24"/>
          <w:szCs w:val="24"/>
        </w:rPr>
        <w:t xml:space="preserve">. </w:t>
      </w:r>
      <w:r w:rsidRPr="006C114E">
        <w:rPr>
          <w:rFonts w:ascii="Times New Roman" w:eastAsia="Times New Roman" w:hAnsi="Times New Roman" w:cs="Times New Roman"/>
          <w:sz w:val="24"/>
          <w:szCs w:val="24"/>
        </w:rPr>
        <w:t>All surveys use a stratified random sampling design, and there is some spatial overlap between the NOAA NEFSC and DFO Maritimes surveys (Appendix S2: Figure S1). Annually, there is fairly consistent coverage across the survey domain, and the northern range of the Newfoundland surveys (NAFO regions 2GHJ), where coverage is more sporadic, was excluded from the analysis (Appendix S2: Figure S2).</w:t>
      </w:r>
    </w:p>
    <w:p w14:paraId="55DBE994" w14:textId="3EF4AC85"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While the surveys collectively range from Cape Hatteras in the USA to the tip of Labrador, Canada, our study area represents the intersection between the footprints of the seasonal NOAA NEFSC, DFO Maritimes, and DFO Newfoundland RV surveys</w:t>
      </w:r>
      <w:ins w:id="6" w:author="Ferguson, Kiyomi (DFO/MPO)" w:date="2025-08-28T12:21:00Z">
        <w:r w:rsidR="006E4570">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 xml:space="preserve"> and the historical Atlantic halibut distribution. Over the last decade, multiple research studies have </w:t>
      </w:r>
      <w:ins w:id="7" w:author="Ferguson, Kiyomi (DFO/MPO)" w:date="2025-08-28T12:23:00Z">
        <w:r w:rsidR="006E4570">
          <w:rPr>
            <w:rFonts w:ascii="Times New Roman" w:eastAsia="Times New Roman" w:hAnsi="Times New Roman" w:cs="Times New Roman"/>
            <w:sz w:val="24"/>
            <w:szCs w:val="24"/>
          </w:rPr>
          <w:t xml:space="preserve">supported the </w:t>
        </w:r>
      </w:ins>
      <w:del w:id="8" w:author="Ferguson, Kiyomi (DFO/MPO)" w:date="2025-08-28T12:23:00Z">
        <w:r w:rsidRPr="006C114E" w:rsidDel="006E4570">
          <w:rPr>
            <w:rFonts w:ascii="Times New Roman" w:eastAsia="Times New Roman" w:hAnsi="Times New Roman" w:cs="Times New Roman"/>
            <w:sz w:val="24"/>
            <w:szCs w:val="24"/>
          </w:rPr>
          <w:delText>led to a</w:delText>
        </w:r>
      </w:del>
      <w:r w:rsidRPr="006C114E">
        <w:rPr>
          <w:rFonts w:ascii="Times New Roman" w:eastAsia="Times New Roman" w:hAnsi="Times New Roman" w:cs="Times New Roman"/>
          <w:sz w:val="24"/>
          <w:szCs w:val="24"/>
        </w:rPr>
        <w:t xml:space="preserve"> working theory that Atlantic halibut are spatially</w:t>
      </w:r>
      <w:ins w:id="9" w:author="Ferguson, Kiyomi (DFO/MPO)" w:date="2025-08-28T12:23:00Z">
        <w:r w:rsidR="006E4570">
          <w:rPr>
            <w:rFonts w:ascii="Times New Roman" w:eastAsia="Times New Roman" w:hAnsi="Times New Roman" w:cs="Times New Roman"/>
            <w:sz w:val="24"/>
            <w:szCs w:val="24"/>
          </w:rPr>
          <w:t xml:space="preserve"> </w:t>
        </w:r>
      </w:ins>
      <w:del w:id="10" w:author="Ferguson, Kiyomi (DFO/MPO)" w:date="2025-08-28T12:23:00Z">
        <w:r w:rsidRPr="006C114E" w:rsidDel="006E4570">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structured and exhibit</w:t>
      </w:r>
      <w:del w:id="11" w:author="Ferguson, Kiyomi (DFO/MPO)" w:date="2025-08-28T12:23:00Z">
        <w:r w:rsidRPr="006C114E" w:rsidDel="006E4570">
          <w:rPr>
            <w:rFonts w:ascii="Times New Roman" w:eastAsia="Times New Roman" w:hAnsi="Times New Roman" w:cs="Times New Roman"/>
            <w:sz w:val="24"/>
            <w:szCs w:val="24"/>
          </w:rPr>
          <w:delText xml:space="preserve"> a</w:delText>
        </w:r>
      </w:del>
      <w:r w:rsidRPr="006C114E">
        <w:rPr>
          <w:rFonts w:ascii="Times New Roman" w:eastAsia="Times New Roman" w:hAnsi="Times New Roman" w:cs="Times New Roman"/>
          <w:sz w:val="24"/>
          <w:szCs w:val="24"/>
        </w:rPr>
        <w:t xml:space="preserve"> </w:t>
      </w:r>
      <w:r w:rsidRPr="006C114E">
        <w:rPr>
          <w:rFonts w:ascii="Times New Roman" w:eastAsia="Times New Roman" w:hAnsi="Times New Roman" w:cs="Times New Roman"/>
          <w:sz w:val="24"/>
          <w:szCs w:val="24"/>
        </w:rPr>
        <w:lastRenderedPageBreak/>
        <w:t>divers</w:t>
      </w:r>
      <w:ins w:id="12" w:author="Ferguson, Kiyomi (DFO/MPO)" w:date="2025-08-28T12:23:00Z">
        <w:r w:rsidR="006E4570">
          <w:rPr>
            <w:rFonts w:ascii="Times New Roman" w:eastAsia="Times New Roman" w:hAnsi="Times New Roman" w:cs="Times New Roman"/>
            <w:sz w:val="24"/>
            <w:szCs w:val="24"/>
          </w:rPr>
          <w:t>e</w:t>
        </w:r>
      </w:ins>
      <w:del w:id="13" w:author="Ferguson, Kiyomi (DFO/MPO)" w:date="2025-08-28T12:23:00Z">
        <w:r w:rsidRPr="006C114E" w:rsidDel="006E4570">
          <w:rPr>
            <w:rFonts w:ascii="Times New Roman" w:eastAsia="Times New Roman" w:hAnsi="Times New Roman" w:cs="Times New Roman"/>
            <w:sz w:val="24"/>
            <w:szCs w:val="24"/>
          </w:rPr>
          <w:delText>ity</w:delText>
        </w:r>
      </w:del>
      <w:r w:rsidRPr="006C114E">
        <w:rPr>
          <w:rFonts w:ascii="Times New Roman" w:eastAsia="Times New Roman" w:hAnsi="Times New Roman" w:cs="Times New Roman"/>
          <w:sz w:val="24"/>
          <w:szCs w:val="24"/>
        </w:rPr>
        <w:t xml:space="preserve"> of movement patterns. Juveniles, sampled by the RV survey, occur in persistent focal areas across its range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{"citationID":"ahgTtIdO","properties":{"formattedCitation":"(Boudreau et al. 2017)","plainCitation":"(Boudreau et al. 2017)","noteIndex":0},"citationItems":[{"id":2,"uris":["http://zotero.org/users/16227661/items/F6T9Y8SW"],"itemData":{"id":2,"type":"article-journal","abstract":"Abstract In the early 1990s, the Northwest Atlantic Ocean underwent a fisheries-driven ecosystem shift. Today, the iconic cod (Gadus morhua) remains at low levels, while Atlantic halibut (Hippoglossus hippoglossus) has been increasing since the mid-2000s, concomitant with increasing interest from the fishing industry. Currently, our knowledge about halibut ecology is limited, and the lack of recovery in other collapsed groundfish populations has highlighted the danger of overfishing local concentrations. Here, we apply a Bayesian hierarchical spatiotemporal approach to model the spatial structure of juvenile Atlantic halibut over 36 years and three fisheries management regimes using three model parameters to characterize the resulting spatiotemporal abundance structure: persistence (similarity of spatial structure over time), connectivity (coherence of temporal pattern over space), and spatial variance (variation across the seascape). Two areas of high juvenile abundance persisted through three decades whereas two in the northeast are now diminished, despite the increased abundance and landings throughout the management units. The persistent areas overlap with full and seasonal area closures, which may act as refuges from fishing. Connectivity was estimated to be 250 km, an order of magnitude less than the distance assumed by the definition of the Canadian management units (~2,000 km). The underlying question of whether there are distinct populations within the southern stock unit cannot be answered with this model, but the smaller ~250 km scale of coherent temporal patterns suggests more complex population structure than previously thought, which should be taken into consideration by fishery management.","container-title":"Ecology and Evolution","DOI":"10.1002/ece3.3495","ISSN":"2045-7758","issue":"22","page":"9739-9749","title":"Connectivity, persistence, and loss of high abundance areas of a recovering marine fish population in the Northwest Atlantic Ocean","volume":"7","author":[{"family":"Boudreau","given":"Stephanie A."},{"family":"Shackell","given":"Nancy L."},{"family":"Carson","given":"Stuart"},{"family":"Heyer","given":"Cornelia E.","non-dropping-particle":"den"}],"issued":{"date-parts":[["2017"]]}}}],"schema":"https://github.com/citation-style-language/schema/raw/master/csl-citation.json"}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(Boudreau et al. 2017)</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Adult landings are proportional to the size of juvenile habitat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{"citationID":"GB6E8PxD","properties":{"formattedCitation":"(French et al. 2018)","plainCitation":"(French et al. 2018)","noteIndex":0},"citationItems":[{"id":93,"uris":["http://zotero.org/users/16227661/items/CQFQEATH"],"itemData":{"id":93,"type":"article-journal","container-title":"Fishery Bulletin","ISSN":"00900656","issue":"2","page":"111-131","source":"Gale Academic OneFile","title":"Strong relationship between commercial catch of adult Atlantic halibut (&lt;i&gt;Hippoglossus hippoglossus&lt;/i&gt;) and availability of suitable habitat for juveniles in the Northwest Atlantic Ocean","volume":"116","author":[{"family":"French","given":"Kiyomi J."},{"family":"Shackell","given":"Nancy L."},{"family":"Heyer","given":"Cornelia E.","non-dropping-particle":"den"}],"issued":{"date-parts":[["2018"]]}}}],"schema":"https://github.com/citation-style-language/schema/raw/master/csl-citation.json"}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(French et al. 2018)</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Adults can migrate hundreds of kilometers to the slope to spawn in winter and</w:t>
      </w:r>
      <w:ins w:id="14" w:author="Ferguson, Kiyomi (DFO/MPO)" w:date="2025-08-28T12:24:00Z">
        <w:r w:rsidR="006E4570">
          <w:rPr>
            <w:rFonts w:ascii="Times New Roman" w:eastAsia="Times New Roman" w:hAnsi="Times New Roman" w:cs="Times New Roman"/>
            <w:sz w:val="24"/>
            <w:szCs w:val="24"/>
          </w:rPr>
          <w:t xml:space="preserve"> then</w:t>
        </w:r>
      </w:ins>
      <w:r w:rsidRPr="006C114E">
        <w:rPr>
          <w:rFonts w:ascii="Times New Roman" w:eastAsia="Times New Roman" w:hAnsi="Times New Roman" w:cs="Times New Roman"/>
          <w:sz w:val="24"/>
          <w:szCs w:val="24"/>
        </w:rPr>
        <w:t xml:space="preserve"> return to their original areas, exhibiting </w:t>
      </w:r>
      <w:del w:id="15" w:author="Ferguson, Kiyomi (DFO/MPO)" w:date="2025-08-28T12:24:00Z">
        <w:r w:rsidRPr="006C114E" w:rsidDel="006E4570">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summer site fidelity</w:t>
      </w:r>
      <w:del w:id="16" w:author="Ferguson, Kiyomi (DFO/MPO)" w:date="2025-08-28T12:25:00Z">
        <w:r w:rsidRPr="006C114E" w:rsidDel="006E4570">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 xml:space="preserve">, but some stay resident </w:t>
      </w:r>
      <w:del w:id="17" w:author="Ferguson, Kiyomi (DFO/MPO)" w:date="2025-08-28T12:25:00Z">
        <w:r w:rsidRPr="006C114E" w:rsidDel="006E4570">
          <w:rPr>
            <w:rFonts w:ascii="Times New Roman" w:eastAsia="Times New Roman" w:hAnsi="Times New Roman" w:cs="Times New Roman"/>
            <w:sz w:val="24"/>
            <w:szCs w:val="24"/>
          </w:rPr>
          <w:delText xml:space="preserve">to </w:delText>
        </w:r>
      </w:del>
      <w:ins w:id="18" w:author="Ferguson, Kiyomi (DFO/MPO)" w:date="2025-08-28T12:25:00Z">
        <w:r w:rsidR="006E4570">
          <w:rPr>
            <w:rFonts w:ascii="Times New Roman" w:eastAsia="Times New Roman" w:hAnsi="Times New Roman" w:cs="Times New Roman"/>
            <w:sz w:val="24"/>
            <w:szCs w:val="24"/>
          </w:rPr>
          <w:t>at</w:t>
        </w:r>
        <w:r w:rsidR="006E4570"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the summer site</w:t>
      </w:r>
      <w:ins w:id="19" w:author="Ferguson, Kiyomi (DFO/MPO)" w:date="2025-08-28T12:25:00Z">
        <w:r w:rsidR="006E4570">
          <w:rPr>
            <w:rFonts w:ascii="Times New Roman" w:eastAsia="Times New Roman" w:hAnsi="Times New Roman" w:cs="Times New Roman"/>
            <w:sz w:val="24"/>
            <w:szCs w:val="24"/>
          </w:rPr>
          <w:t xml:space="preserve"> yea</w:t>
        </w:r>
      </w:ins>
      <w:ins w:id="20" w:author="Ferguson, Kiyomi (DFO/MPO)" w:date="2025-08-28T12:26:00Z">
        <w:r w:rsidR="006E4570">
          <w:rPr>
            <w:rFonts w:ascii="Times New Roman" w:eastAsia="Times New Roman" w:hAnsi="Times New Roman" w:cs="Times New Roman"/>
            <w:sz w:val="24"/>
            <w:szCs w:val="24"/>
          </w:rPr>
          <w:t>r-round</w:t>
        </w:r>
      </w:ins>
      <w:r w:rsidRPr="006C114E">
        <w:rPr>
          <w:rFonts w:ascii="Times New Roman" w:eastAsia="Times New Roman" w:hAnsi="Times New Roman" w:cs="Times New Roman"/>
          <w:sz w:val="24"/>
          <w:szCs w:val="24"/>
        </w:rPr>
        <w:t xml:space="preserve">, while a minority of halibut emigrate to other regions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{"citationID":"zNEqSnCz","properties":{"formattedCitation":"(Gatti et al. 2020; Ransier et al. 2024; Shackell et al. 2022)","plainCitation":"(Gatti et al. 2020; Ransier et al. 2024; Shackell et al. 2022)","noteIndex":0},"citationItems":[{"id":13,"uris":["http://zotero.org/users/16227661/items/AYHRRPH9"],"itemData":{"id":13,"type":"article-journal","abstract":"Knowledge of movement ecology, habitat use, and spatiotemporal distribution is critical to inform sustainable fisheries management and conservation. Atlantic halibut in the Gulf of St. Lawrence (GSL) is of great economic value, although little is known about its spatiotemporal distribution, seasonal migrations, and spawning areas. To investigate these aspects, 114 pop-up satellite archival tags (PSATs) were deployed on halibut from 2013 up to 2018 throughout the GSL. A total of 62 physically recovered PSATs provided complete archived datasets with high temporal resolution. PSAT detachment locations revealed specific summer site fidelity. In contrast, the reconstruction of movement tracks with a geolocation model revealed that all fish converged to the Gulf’s deep channels to overwinter and spawn. This suggests strong mixing during the spawning period and thus one reproductive population within the GSL. These findings illustrate the utility of large-scale PSAT tagging combined with dedicated PSAT-recovery surveys to reveal critical stock-scale information on movements and spawning locations. This information addresses important gaps in the movement ecology of this halibut stock, revealing that reported summer site fidelity, based on years of conventional tagging, also conceals important winter mixing that is only apparent through analyses of movement on the time scale of annual cycles.","container-title":"ICES Journal of Marine Science","DOI":"10.1093/icesjms/fsaa162","ISSN":"1054-3139","title":"Stock-scale electronic tracking of Atlantic halibut reveals summer site fidelity and winter mixing on common spawning grounds","author":[{"family":"Gatti","given":"Paul"},{"family":"Robert","given":"Dominique"},{"family":"Fisher","given":"Jonathan A. D."},{"family":"Marshall","given":"Rachel C."},{"family":"Le Bris","given":"Arnault"}],"issued":{"date-parts":[["2020"]]}},"label":"page"},{"id":722,"uris":["http://zotero.org/users/16227661/items/PG5NICCF"],"itemData":{"id":722,"type":"article-journal","abstract":"Growing evidence suggests that complex spatial structure occurs within the Scotian Shelf and southern Grand Banks (SSGB) Atlantic halibut stock, yet large knowledge gaps remain about diversity of migratory and spawning behaviors. Here, 71 pop-up satellite archival tags were deployed on large Atlantic halibut (FL: 87–166 cm) between 2012 and 2020. Migration tracks were successfully reconstructed for 43 fish using a hidden Markov geolocation model, and temperature and depth time series were available for an additional nine fish (total n = 52). Five migratory behavior categories were identified: shelf residency, slope residency, shelf-channel migration, shelf-slope migration, and dispersal. High-resolution data for four of 20 physically recovered tags provided evidence of putative spawning behavior in deep channels on the continental shelf and along the continental slope between January and February. Additionally, four halibut displayed previously undocumented periods of sustained, oscillatory vertical movements along the continental slope between November and February. The high migratory diversity observed in this study provides support for the existence of multiple resident and migratory contingents in the SSGB stock in the apparent absence of significant genetic structure.","container-title":"Canadian Journal of Fisheries and Aquatic Sciences","DOI":"10.1139/cjfas-2023-0282","ISSN":"0706-652X","issue":"7","journalAbbreviation":"Can. J. Fish. Aquat. Sci.","note":"publisher: NRC Research Press","page":"828-846","source":"cdnsciencepub.com (Atypon)","title":"Electronic tags reveal high migratory diversity within the largest Atlantic halibut (Hippoglossus hippoglossus) stock","URL":"https://cdnsciencepub.com/doi/full/10.1139/cjfas-2023-0282","volume":"81","author":[{"family":"Ransier","given":"Krista T."},{"family":"Gatti","given":"Paul"},{"family":"Le Bris","given":"Arnault"},{"family":"Heyer","given":"Cornelia E.","non-dropping-particle":"den"},{"family":"Claireaux","given":"Guy"},{"family":"Wringe","given":"Brendan"},{"family":"Fisher","given":"Jonathan A. D."}],"accessed":{"date-parts":[["2025",2,23]]},"issued":{"date-parts":[["2024",7]]}}},{"id":807,"uris":["http://zotero.org/users/16227661/items/96BNHTI9"],"itemData":{"id":807,"type":"article-journal","container-title":"Reviews in Fisheries Science &amp; Aquaculture","DOI":"10.1080/23308249.2021.1948502","ISSN":"2330-8249, 2330-8257","issue":"3","journalAbbreviation":"Reviews in Fisheries Science &amp; Aquaculture","language":"en","page":"281-305","source":"DOI.org (Crossref)","title":"Spatial Ecology of Atlantic Halibut across the Northwest Atlantic: A Recovering Species in an Era of Climate Change","title-short":"Spatial Ecology of Atlantic Halibut across the Northwest Atlantic","URL":"https://www.tandfonline.com/doi/full/10.1080/23308249.2021.1948502","volume":"30","author":[{"family":"Shackell","given":"Nancy L."},{"family":"Fisher","given":"Jonathan A. D."},{"family":"Den Heyer","given":"Cornelia E."},{"family":"Hennen","given":"Daniel R."},{"family":"Seitz","given":"Andrew C."},{"family":"Le Bris","given":"Arnault"},{"family":"Robert","given":"Dominique"},{"family":"Kersula","given":"Michael E."},{"family":"Cadrin","given":"Steven X."},{"family":"McBride","given":"Richard S."},{"family":"McGuire","given":"Christopher H."},{"family":"Kess","given":"Tony"},{"family":"Ransier","given":"Krista T."},{"family":"Liu","given":"Chang"},{"family":"Czich","given":"Andrew"},{"family":"Frank","given":"Kenneth T."}],"accessed":{"date-parts":[["2025",3,3]]},"issued":{"date-parts":[["2022",7,3]]}},"label":"page"}],"schema":"https://github.com/citation-style-language/schema/raw/master/csl-citation.json"}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(Gatti et al. 2020; Ransier et al. 2024; Shackell et al. 2022)</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w:t>
      </w:r>
    </w:p>
    <w:p w14:paraId="709CB97D" w14:textId="7862971B"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Atlantic halibut are genetically uniform across the USA and Canadian continental shelf,  but </w:t>
      </w:r>
      <w:del w:id="21" w:author="Ferguson, Kiyomi (DFO/MPO)" w:date="2025-08-28T12:55:00Z">
        <w:r w:rsidRPr="006C114E" w:rsidDel="00F63AD8">
          <w:rPr>
            <w:rFonts w:ascii="Times New Roman" w:eastAsia="Times New Roman" w:hAnsi="Times New Roman" w:cs="Times New Roman"/>
            <w:sz w:val="24"/>
            <w:szCs w:val="24"/>
          </w:rPr>
          <w:delText xml:space="preserve">show </w:delText>
        </w:r>
      </w:del>
      <w:ins w:id="22" w:author="Ferguson, Kiyomi (DFO/MPO)" w:date="2025-08-28T12:55:00Z">
        <w:r w:rsidR="00F63AD8">
          <w:rPr>
            <w:rFonts w:ascii="Times New Roman" w:eastAsia="Times New Roman" w:hAnsi="Times New Roman" w:cs="Times New Roman"/>
            <w:sz w:val="24"/>
            <w:szCs w:val="24"/>
          </w:rPr>
          <w:t>there are</w:t>
        </w:r>
        <w:r w:rsidR="00F63AD8"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subtle genetic differences </w:t>
      </w:r>
      <w:del w:id="23" w:author="Ferguson, Kiyomi (DFO/MPO)" w:date="2025-08-28T12:27:00Z">
        <w:r w:rsidRPr="006C114E" w:rsidDel="006E4570">
          <w:rPr>
            <w:rFonts w:ascii="Times New Roman" w:eastAsia="Times New Roman" w:hAnsi="Times New Roman" w:cs="Times New Roman"/>
            <w:sz w:val="24"/>
            <w:szCs w:val="24"/>
          </w:rPr>
          <w:delText xml:space="preserve">with </w:delText>
        </w:r>
      </w:del>
      <w:ins w:id="24" w:author="Ferguson, Kiyomi (DFO/MPO)" w:date="2025-08-28T12:27:00Z">
        <w:r w:rsidR="006E4570">
          <w:rPr>
            <w:rFonts w:ascii="Times New Roman" w:eastAsia="Times New Roman" w:hAnsi="Times New Roman" w:cs="Times New Roman"/>
            <w:sz w:val="24"/>
            <w:szCs w:val="24"/>
          </w:rPr>
          <w:t>from</w:t>
        </w:r>
        <w:r w:rsidR="006E4570"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the Gulf of St. Lawrence (GSL) population</w:t>
      </w:r>
      <w:del w:id="25" w:author="Ferguson, Kiyomi (DFO/MPO)" w:date="2025-08-28T12:27:00Z">
        <w:r w:rsidRPr="006C114E" w:rsidDel="006E4570">
          <w:rPr>
            <w:rFonts w:ascii="Times New Roman" w:eastAsia="Times New Roman" w:hAnsi="Times New Roman" w:cs="Times New Roman"/>
            <w:sz w:val="24"/>
            <w:szCs w:val="24"/>
          </w:rPr>
          <w:delText>s</w:delText>
        </w:r>
      </w:del>
      <w:r w:rsidRPr="006C114E">
        <w:rPr>
          <w:rFonts w:ascii="Times New Roman" w:eastAsia="Times New Roman" w:hAnsi="Times New Roman" w:cs="Times New Roman"/>
          <w:sz w:val="24"/>
          <w:szCs w:val="24"/>
        </w:rPr>
        <w:t xml:space="preserve"> (</w:t>
      </w:r>
      <w:proofErr w:type="spellStart"/>
      <w:r w:rsidRPr="006C114E">
        <w:rPr>
          <w:rFonts w:ascii="Times New Roman" w:eastAsia="Times New Roman" w:hAnsi="Times New Roman" w:cs="Times New Roman"/>
          <w:sz w:val="24"/>
          <w:szCs w:val="24"/>
        </w:rPr>
        <w:t>Kess</w:t>
      </w:r>
      <w:proofErr w:type="spellEnd"/>
      <w:r w:rsidRPr="006C114E">
        <w:rPr>
          <w:rFonts w:ascii="Times New Roman" w:eastAsia="Times New Roman" w:hAnsi="Times New Roman" w:cs="Times New Roman"/>
          <w:sz w:val="24"/>
          <w:szCs w:val="24"/>
        </w:rPr>
        <w:t xml:space="preserve"> et al., 2021).  In Canada, Atlantic halibut is managed as two separate stocks: the Scotian Shelf and Southern Grand Banks (SS-SGB), and the </w:t>
      </w:r>
      <w:del w:id="26" w:author="Ferguson, Kiyomi (DFO/MPO)" w:date="2025-08-28T12:28:00Z">
        <w:r w:rsidRPr="006C114E" w:rsidDel="006E4570">
          <w:rPr>
            <w:rFonts w:ascii="Times New Roman" w:eastAsia="Times New Roman" w:hAnsi="Times New Roman" w:cs="Times New Roman"/>
            <w:sz w:val="24"/>
            <w:szCs w:val="24"/>
          </w:rPr>
          <w:delText>Gulf of St. Lawrence (</w:delText>
        </w:r>
      </w:del>
      <w:r w:rsidRPr="006C114E">
        <w:rPr>
          <w:rFonts w:ascii="Times New Roman" w:eastAsia="Times New Roman" w:hAnsi="Times New Roman" w:cs="Times New Roman"/>
          <w:sz w:val="24"/>
          <w:szCs w:val="24"/>
        </w:rPr>
        <w:t>GSL</w:t>
      </w:r>
      <w:del w:id="27" w:author="Ferguson, Kiyomi (DFO/MPO)" w:date="2025-08-28T12:28:00Z">
        <w:r w:rsidRPr="006C114E" w:rsidDel="006E4570">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 xml:space="preserve">  (Figure 1). The GSL was excluded from this case study, along with NAFO region 3Pn, because GSL fish are frequently present in this area, </w:t>
      </w:r>
      <w:ins w:id="28" w:author="Ferguson, Kiyomi (DFO/MPO)" w:date="2025-08-28T12:34:00Z">
        <w:r w:rsidR="001A075D">
          <w:rPr>
            <w:rFonts w:ascii="Times New Roman" w:eastAsia="Times New Roman" w:hAnsi="Times New Roman" w:cs="Times New Roman"/>
            <w:sz w:val="24"/>
            <w:szCs w:val="24"/>
          </w:rPr>
          <w:t xml:space="preserve">and its inclusion could </w:t>
        </w:r>
      </w:ins>
      <w:del w:id="29" w:author="Ferguson, Kiyomi (DFO/MPO)" w:date="2025-08-28T12:34:00Z">
        <w:r w:rsidRPr="006C114E" w:rsidDel="001A075D">
          <w:rPr>
            <w:rFonts w:ascii="Times New Roman" w:eastAsia="Times New Roman" w:hAnsi="Times New Roman" w:cs="Times New Roman"/>
            <w:sz w:val="24"/>
            <w:szCs w:val="24"/>
          </w:rPr>
          <w:delText xml:space="preserve">potentially </w:delText>
        </w:r>
      </w:del>
      <w:r w:rsidRPr="006C114E">
        <w:rPr>
          <w:rFonts w:ascii="Times New Roman" w:eastAsia="Times New Roman" w:hAnsi="Times New Roman" w:cs="Times New Roman"/>
          <w:sz w:val="24"/>
          <w:szCs w:val="24"/>
        </w:rPr>
        <w:t>interfer</w:t>
      </w:r>
      <w:del w:id="30" w:author="Ferguson, Kiyomi (DFO/MPO)" w:date="2025-08-28T12:34:00Z">
        <w:r w:rsidRPr="006C114E" w:rsidDel="001A075D">
          <w:rPr>
            <w:rFonts w:ascii="Times New Roman" w:eastAsia="Times New Roman" w:hAnsi="Times New Roman" w:cs="Times New Roman"/>
            <w:sz w:val="24"/>
            <w:szCs w:val="24"/>
          </w:rPr>
          <w:delText>ing</w:delText>
        </w:r>
      </w:del>
      <w:ins w:id="31" w:author="Ferguson, Kiyomi (DFO/MPO)" w:date="2025-08-28T12:34:00Z">
        <w:r w:rsidR="001A075D">
          <w:rPr>
            <w:rFonts w:ascii="Times New Roman" w:eastAsia="Times New Roman" w:hAnsi="Times New Roman" w:cs="Times New Roman"/>
            <w:sz w:val="24"/>
            <w:szCs w:val="24"/>
          </w:rPr>
          <w:t>e</w:t>
        </w:r>
      </w:ins>
      <w:r w:rsidRPr="006C114E">
        <w:rPr>
          <w:rFonts w:ascii="Times New Roman" w:eastAsia="Times New Roman" w:hAnsi="Times New Roman" w:cs="Times New Roman"/>
          <w:sz w:val="24"/>
          <w:szCs w:val="24"/>
        </w:rPr>
        <w:t xml:space="preserve"> with the detection and interpretation of patterns related to the SS-SGB stock. We also excluded observations at the extreme southern and northern edges that extend beyond the observed range of Atlantic halibut (Shackell et al., 2016; French et al., 2018), (see Appendix S1: Table S1), as well as NAFO region 3M (due do sparse data).</w:t>
      </w:r>
    </w:p>
    <w:p w14:paraId="4784F1BC" w14:textId="4389A303"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Surveys were originally designed to monitor groundfish abundance, </w:t>
      </w:r>
      <w:del w:id="32" w:author="Ferguson, Kiyomi (DFO/MPO)" w:date="2025-08-28T12:36:00Z">
        <w:r w:rsidRPr="006C114E" w:rsidDel="001A075D">
          <w:rPr>
            <w:rFonts w:ascii="Times New Roman" w:eastAsia="Times New Roman" w:hAnsi="Times New Roman" w:cs="Times New Roman"/>
            <w:sz w:val="24"/>
            <w:szCs w:val="24"/>
          </w:rPr>
          <w:delText>focussing</w:delText>
        </w:r>
      </w:del>
      <w:ins w:id="33" w:author="Ferguson, Kiyomi (DFO/MPO)" w:date="2025-08-28T12:36:00Z">
        <w:r w:rsidR="001A075D" w:rsidRPr="006C114E">
          <w:rPr>
            <w:rFonts w:ascii="Times New Roman" w:eastAsia="Times New Roman" w:hAnsi="Times New Roman" w:cs="Times New Roman"/>
            <w:sz w:val="24"/>
            <w:szCs w:val="24"/>
          </w:rPr>
          <w:t>focusing</w:t>
        </w:r>
      </w:ins>
      <w:r w:rsidRPr="006C114E">
        <w:rPr>
          <w:rFonts w:ascii="Times New Roman" w:eastAsia="Times New Roman" w:hAnsi="Times New Roman" w:cs="Times New Roman"/>
          <w:sz w:val="24"/>
          <w:szCs w:val="24"/>
        </w:rPr>
        <w:t xml:space="preserve"> on commercial species. </w:t>
      </w:r>
      <w:r w:rsidRPr="006C114E">
        <w:rPr>
          <w:rFonts w:ascii="Times New Roman" w:eastAsia="Times New Roman" w:hAnsi="Times New Roman" w:cs="Times New Roman"/>
          <w:color w:val="000000"/>
          <w:sz w:val="24"/>
          <w:szCs w:val="24"/>
        </w:rPr>
        <w:t xml:space="preserve">The Atlantic halibut </w:t>
      </w:r>
      <w:r w:rsidRPr="006C114E">
        <w:rPr>
          <w:rFonts w:ascii="Times New Roman" w:eastAsia="Times New Roman" w:hAnsi="Times New Roman" w:cs="Times New Roman"/>
          <w:sz w:val="24"/>
          <w:szCs w:val="24"/>
        </w:rPr>
        <w:t xml:space="preserve">caught in the trawl surveys </w:t>
      </w:r>
      <w:r w:rsidRPr="006C114E">
        <w:rPr>
          <w:rFonts w:ascii="Times New Roman" w:eastAsia="Times New Roman" w:hAnsi="Times New Roman" w:cs="Times New Roman"/>
          <w:color w:val="000000"/>
          <w:sz w:val="24"/>
          <w:szCs w:val="24"/>
        </w:rPr>
        <w:t xml:space="preserve"> are predominantly juveniles</w:t>
      </w:r>
      <w:r w:rsidRPr="006C114E">
        <w:rPr>
          <w:rFonts w:ascii="Times New Roman" w:eastAsia="Times New Roman" w:hAnsi="Times New Roman" w:cs="Times New Roman"/>
          <w:sz w:val="24"/>
          <w:szCs w:val="24"/>
        </w:rPr>
        <w:t>, a</w:t>
      </w:r>
      <w:r w:rsidRPr="006C114E">
        <w:rPr>
          <w:rFonts w:ascii="Times New Roman" w:eastAsia="Times New Roman" w:hAnsi="Times New Roman" w:cs="Times New Roman"/>
          <w:color w:val="000000"/>
          <w:sz w:val="24"/>
          <w:szCs w:val="24"/>
        </w:rPr>
        <w:t xml:space="preserve">s the larger </w:t>
      </w:r>
      <w:r w:rsidRPr="006C114E">
        <w:rPr>
          <w:rFonts w:ascii="Times New Roman" w:eastAsia="Times New Roman" w:hAnsi="Times New Roman" w:cs="Times New Roman"/>
          <w:sz w:val="24"/>
          <w:szCs w:val="24"/>
        </w:rPr>
        <w:t>halibut</w:t>
      </w:r>
      <w:r w:rsidRPr="006C114E">
        <w:rPr>
          <w:rFonts w:ascii="Times New Roman" w:eastAsia="Times New Roman" w:hAnsi="Times New Roman" w:cs="Times New Roman"/>
          <w:color w:val="000000"/>
          <w:sz w:val="24"/>
          <w:szCs w:val="24"/>
        </w:rPr>
        <w:t xml:space="preserve"> can out-swim the trawls</w:t>
      </w:r>
      <w:r w:rsidRPr="006C114E">
        <w:rPr>
          <w:rFonts w:ascii="Times New Roman" w:eastAsia="Times New Roman" w:hAnsi="Times New Roman" w:cs="Times New Roman"/>
          <w:sz w:val="24"/>
          <w:szCs w:val="24"/>
        </w:rPr>
        <w:t>;</w:t>
      </w:r>
      <w:r w:rsidRPr="006C114E">
        <w:rPr>
          <w:rFonts w:ascii="Times New Roman" w:eastAsia="Times New Roman" w:hAnsi="Times New Roman" w:cs="Times New Roman"/>
          <w:color w:val="000000"/>
          <w:sz w:val="24"/>
          <w:szCs w:val="24"/>
        </w:rPr>
        <w:t xml:space="preserve"> the trawl gear has a domed shape </w:t>
      </w:r>
      <w:ins w:id="34" w:author="Ferguson, Kiyomi (DFO/MPO)" w:date="2025-08-28T12:57:00Z">
        <w:r w:rsidR="00FC053E">
          <w:rPr>
            <w:rFonts w:ascii="Times New Roman" w:eastAsia="Times New Roman" w:hAnsi="Times New Roman" w:cs="Times New Roman"/>
            <w:color w:val="000000"/>
            <w:sz w:val="24"/>
            <w:szCs w:val="24"/>
          </w:rPr>
          <w:t xml:space="preserve">and </w:t>
        </w:r>
      </w:ins>
      <w:r w:rsidRPr="006C114E">
        <w:rPr>
          <w:rFonts w:ascii="Times New Roman" w:eastAsia="Times New Roman" w:hAnsi="Times New Roman" w:cs="Times New Roman"/>
          <w:color w:val="000000"/>
          <w:sz w:val="24"/>
          <w:szCs w:val="24"/>
        </w:rPr>
        <w:t>selectiv</w:t>
      </w:r>
      <w:r w:rsidRPr="006C114E">
        <w:rPr>
          <w:rFonts w:ascii="Times New Roman" w:eastAsia="Times New Roman" w:hAnsi="Times New Roman" w:cs="Times New Roman"/>
          <w:sz w:val="24"/>
          <w:szCs w:val="24"/>
        </w:rPr>
        <w:t xml:space="preserve">ity which peaks around 45 cm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{"citationID":"bXI4Ag4g","properties":{"formattedCitation":"(S. Johnson et al. 2024)","plainCitation":"(S. Johnson et al. 2024)","noteIndex":0},"citationItems":[{"id":832,"uris":["http://zotero.org/users/16227661/items/66BB4MK3"],"itemData":{"id":832,"type":"article-journal","abstract":"Research Document 2024/013","container-title":"DFO Can. Sci. Advis. Sec. Res. Doc.","language":"eng","note":"Last Modified: 2024-02-15","page":"iv + 58 p.","title":"Framework Assessment of Atlantic Halibut on the Scotian Shelf and Southern Grand Banks (NAFO Divisions 3NOPs4VWX5Zc)","URL":"https://www.dfo-mpo.gc.ca/csas-sccs/Publications/ResDocs-DocRech/2024/2024_013-eng.html","volume":"2024/13","author":[{"family":"Johnson","given":"S."},{"family":"Hubley","given":"B."},{"family":"denHeyer","given":"C.E."},{"family":"Li","given":"L."}],"accessed":{"date-parts":[["2025",6,25]]},"issued":{"date-parts":[["2024",2,15]]}}}],"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(S. Johnson et al.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000000"/>
          <w:sz w:val="24"/>
          <w:szCs w:val="24"/>
        </w:rPr>
        <w:t>.</w:t>
      </w:r>
      <w:r w:rsidRPr="006C114E">
        <w:rPr>
          <w:rFonts w:ascii="Times New Roman" w:eastAsia="Times New Roman" w:hAnsi="Times New Roman" w:cs="Times New Roman"/>
          <w:sz w:val="24"/>
          <w:szCs w:val="24"/>
        </w:rPr>
        <w:t xml:space="preserve"> While the RV surveys catch predominantly juvenile halibut (~50cm, 1kg), those of 125cm (~20kg) or more have been caught, which creates high variability in the weight per tow. </w:t>
      </w:r>
      <w:r w:rsidRPr="006C114E">
        <w:rPr>
          <w:rFonts w:ascii="Times New Roman" w:eastAsia="Times New Roman" w:hAnsi="Times New Roman" w:cs="Times New Roman"/>
          <w:sz w:val="24"/>
          <w:szCs w:val="24"/>
          <w:highlight w:val="white"/>
        </w:rPr>
        <w:t xml:space="preserve">Disparate RV survey data were combined into a </w:t>
      </w:r>
      <w:del w:id="35" w:author="Ferguson, Kiyomi (DFO/MPO)" w:date="2025-08-28T13:56:00Z">
        <w:r w:rsidRPr="006C114E" w:rsidDel="00201B77">
          <w:rPr>
            <w:rFonts w:ascii="Times New Roman" w:eastAsia="Times New Roman" w:hAnsi="Times New Roman" w:cs="Times New Roman"/>
            <w:sz w:val="24"/>
            <w:szCs w:val="24"/>
            <w:highlight w:val="white"/>
          </w:rPr>
          <w:delText>dataframe</w:delText>
        </w:r>
      </w:del>
      <w:ins w:id="36" w:author="Ferguson, Kiyomi (DFO/MPO)" w:date="2025-08-28T13:56:00Z">
        <w:r w:rsidR="00201B77" w:rsidRPr="006C114E">
          <w:rPr>
            <w:rFonts w:ascii="Times New Roman" w:eastAsia="Times New Roman" w:hAnsi="Times New Roman" w:cs="Times New Roman"/>
            <w:sz w:val="24"/>
            <w:szCs w:val="24"/>
            <w:highlight w:val="white"/>
          </w:rPr>
          <w:t>data frame</w:t>
        </w:r>
      </w:ins>
      <w:r w:rsidRPr="006C114E">
        <w:rPr>
          <w:rFonts w:ascii="Times New Roman" w:eastAsia="Times New Roman" w:hAnsi="Times New Roman" w:cs="Times New Roman"/>
          <w:sz w:val="24"/>
          <w:szCs w:val="24"/>
          <w:highlight w:val="white"/>
        </w:rPr>
        <w:t xml:space="preserve"> that included details for each unique survey tow (</w:t>
      </w:r>
      <w:del w:id="37" w:author="Ferguson, Kiyomi (DFO/MPO)" w:date="2025-08-28T13:56:00Z">
        <w:r w:rsidRPr="006C114E" w:rsidDel="00201B77">
          <w:rPr>
            <w:rFonts w:ascii="Times New Roman" w:eastAsia="Times New Roman" w:hAnsi="Times New Roman" w:cs="Times New Roman"/>
            <w:sz w:val="24"/>
            <w:szCs w:val="24"/>
            <w:highlight w:val="white"/>
          </w:rPr>
          <w:delText>ie</w:delText>
        </w:r>
      </w:del>
      <w:ins w:id="38" w:author="Ferguson, Kiyomi (DFO/MPO)" w:date="2025-08-28T13:56:00Z">
        <w:r w:rsidR="00201B77" w:rsidRPr="006C114E">
          <w:rPr>
            <w:rFonts w:ascii="Times New Roman" w:eastAsia="Times New Roman" w:hAnsi="Times New Roman" w:cs="Times New Roman"/>
            <w:sz w:val="24"/>
            <w:szCs w:val="24"/>
            <w:highlight w:val="white"/>
          </w:rPr>
          <w:t>i.e.</w:t>
        </w:r>
      </w:ins>
      <w:r w:rsidRPr="006C114E">
        <w:rPr>
          <w:rFonts w:ascii="Times New Roman" w:eastAsia="Times New Roman" w:hAnsi="Times New Roman" w:cs="Times New Roman"/>
          <w:sz w:val="24"/>
          <w:szCs w:val="24"/>
          <w:highlight w:val="white"/>
        </w:rPr>
        <w:t xml:space="preserve">. survey, </w:t>
      </w:r>
      <w:r w:rsidRPr="006C114E">
        <w:rPr>
          <w:rFonts w:ascii="Times New Roman" w:eastAsia="Times New Roman" w:hAnsi="Times New Roman" w:cs="Times New Roman"/>
          <w:sz w:val="24"/>
          <w:szCs w:val="24"/>
          <w:highlight w:val="white"/>
        </w:rPr>
        <w:lastRenderedPageBreak/>
        <w:t xml:space="preserve">location, tow, swept area, date) and the associated biomass and abundance of Atlantic halibut (generating zeros where applicable) within the timeframe of 1990 to 2023.  </w:t>
      </w:r>
    </w:p>
    <w:p w14:paraId="523AA6EB" w14:textId="77777777" w:rsidR="002F142A" w:rsidRPr="006C114E" w:rsidRDefault="00E8701E" w:rsidP="005B1DCF">
      <w:pPr>
        <w:pStyle w:val="Heading4"/>
      </w:pPr>
      <w:bookmarkStart w:id="39" w:name="_pvdm6y4ory6l" w:colFirst="0" w:colLast="0"/>
      <w:bookmarkEnd w:id="39"/>
      <w:r w:rsidRPr="006C114E">
        <w:t xml:space="preserve">Environmental and Historical Data </w:t>
      </w:r>
    </w:p>
    <w:p w14:paraId="2F22553F" w14:textId="0C57C6DA"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We gathered and processed depth, annual/seasonal average sea surface temperature, and annual/seasonal average bottom temperature data from the Bedford Institute of Oceanography North Atlantic model (BNAM). With a 1/12° resolution, BNAM is an eddy-resolving North Atlantic Ocean model that was created based on the Nucleus for European Modelling of the Ocean (NEMO) framework to support ocean monitoring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{"citationID":"X7Z589hF","properties":{"formattedCitation":"(Brickman et al. 2021; Z. Wang et al. 2018)","plainCitation":"(Brickman et al. 2021; Z. Wang et al. 2018)","noteIndex":0},"citationItems":[{"id":837,"uris":["http://zotero.org/users/16227661/items/YX8HQHC2"],"itemData":{"id":837,"type":"article-journal","abstract":"The Gulf of Maine (GoM) is currently experiencing its warmest period in the instrumental record. Two high-resolution numerical ocean models were used to downscale global climate projections to produce four estimates of ocean physical properties in the GoM in 2050 for the “business as usual” carbon emission scenario. All simulations project increases in the GoM mean sea surface temperature (of 1.1 °C–2.4 °C) and bottom temperature (of 1.5 °C–2.1 °C). In terms of mean vertical structure, all simulations project temperature increases throughout the water column (surface-to-bottom changes of 0.2 °C–0.5 °C). The GoM volume-averaged changes in temperature range from 1.5 °C to 2.3 °C. Translated to rates, the sea surface temperature projections are all greater than the observed 100-year rate, with two projections below and two above the observed 1982–2013 rate. Sea surface salinity changes are more variable, with three of four simulations projecting decreases. Bottom salinity changes vary spatially and between projections, with three simulations projecting varying increases in deeper waters but decreases in shallower zones and one simulation projecting a salinity increase in all bottom waters. In terms of mean vertical structure, salinity structure varies, with two simulations projecting surface decreases that switch sign with depth and two projecting increases throughout the (subsurface) water column. Three simulations show a difference between coastal and deeper waters whereby the coastal zone is projected to be systematically fresher than deeper waters, by as much as 0.2 g kg–1. Stratification, 50 m to surface, is projected to increase in all simulations, with rates ranging from 0.003 to 0.006 kg m–4 century–1 which are lower than the observed change on the Scotian Shelf. The results from these simulations can be used to assess potential acidification and ecosystem changes in the GoM.","container-title":"Elementa: Science of the Anthropocene","DOI":"10.1525/elementa.2020.20.00055","ISSN":"2325-1026","issue":"1","journalAbbreviation":"Elementa: Science of the Anthropocene","page":"00055","source":"Silverchair","title":"Projections of physical conditions in the Gulf of Maine in 2050","URL":"https://doi.org/10.1525/elementa.2020.20.00055","volume":"9","author":[{"family":"Brickman","given":"Dave"},{"family":"Alexander","given":"Michael A."},{"family":"Pershing","given":"Andrew"},{"family":"Scott","given":"James D."},{"family":"Wang","given":"Zeliang"}],"accessed":{"date-parts":[["2025",6,25]]},"issued":{"date-parts":[["2021",5,6]]}},"label":"page"},{"id":836,"uris":["http://zotero.org/users/16227661/items/Q4YBHUUX"],"itemData":{"id":836,"type":"article-journal","container-title":"Can. Tech. Rep. Hydrogr. Ocean. Sci.","page":"vii + 18p.","title":"BNAM: An eddyresolving North Atlantic Ocean model to support ocean monitoring.","volume":"327","author":[{"family":"Wang","given":"Zeilang"},{"family":"Lu","given":"Y."},{"family":"Greenan","given":"B.J.W."},{"family":"Brickman","given":"D"},{"family":"DeTracey","given":"B."}],"issued":{"date-parts":[["2018"]]}},"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(Brickman et al. 2021; Z. Wang et al. 2018)</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This makes it suitable for this study area, which is often under-resolved by global ocean climate models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{"citationID":"r1aaNPGZ","properties":{"formattedCitation":"(Brickman et al. 2021)","plainCitation":"(Brickman et al. 2021)","noteIndex":0},"citationItems":[{"id":837,"uris":["http://zotero.org/users/16227661/items/YX8HQHC2"],"itemData":{"id":837,"type":"article-journal","abstract":"The Gulf of Maine (GoM) is currently experiencing its warmest period in the instrumental record. Two high-resolution numerical ocean models were used to downscale global climate projections to produce four estimates of ocean physical properties in the GoM in 2050 for the “business as usual” carbon emission scenario. All simulations project increases in the GoM mean sea surface temperature (of 1.1 °C–2.4 °C) and bottom temperature (of 1.5 °C–2.1 °C). In terms of mean vertical structure, all simulations project temperature increases throughout the water column (surface-to-bottom changes of 0.2 °C–0.5 °C). The GoM volume-averaged changes in temperature range from 1.5 °C to 2.3 °C. Translated to rates, the sea surface temperature projections are all greater than the observed 100-year rate, with two projections below and two above the observed 1982–2013 rate. Sea surface salinity changes are more variable, with three of four simulations projecting decreases. Bottom salinity changes vary spatially and between projections, with three simulations projecting varying increases in deeper waters but decreases in shallower zones and one simulation projecting a salinity increase in all bottom waters. In terms of mean vertical structure, salinity structure varies, with two simulations projecting surface decreases that switch sign with depth and two projecting increases throughout the (subsurface) water column. Three simulations show a difference between coastal and deeper waters whereby the coastal zone is projected to be systematically fresher than deeper waters, by as much as 0.2 g kg–1. Stratification, 50 m to surface, is projected to increase in all simulations, with rates ranging from 0.003 to 0.006 kg m–4 century–1 which are lower than the observed change on the Scotian Shelf. The results from these simulations can be used to assess potential acidification and ecosystem changes in the GoM.","container-title":"Elementa: Science of the Anthropocene","DOI":"10.1525/elementa.2020.20.00055","ISSN":"2325-1026","issue":"1","journalAbbreviation":"Elementa: Science of the Anthropocene","page":"00055","source":"Silverchair","title":"Projections of physical conditions in the Gulf of Maine in 2050","URL":"https://doi.org/10.1525/elementa.2020.20.00055","volume":"9","author":[{"family":"Brickman","given":"Dave"},{"family":"Alexander","given":"Michael A."},{"family":"Pershing","given":"Andrew"},{"family":"Scott","given":"James D."},{"family":"Wang","given":"Zeliang"}],"accessed":{"date-parts":[["2025",6,25]]},"issued":{"date-parts":[["2021",5,6]]}}}],"schema":"https://github.com/citation-style-language/schema/raw/master/csl-citation.json"}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(Brickman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Seasonal averages of the BNAM environmental data were calculated annually by grouping monthly values as follows: spring</w:t>
      </w:r>
      <w:ins w:id="40" w:author="Ferguson, Kiyomi (DFO/MPO)" w:date="2025-08-28T14:09:00Z">
        <w:r w:rsidR="00640507">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(March-May), summer (June-August), and fall (September-November).  RV survey tows were then matched to the BNAM covariate data based on the season and year of collection.  To assign environmental values to each tow location, this temporal matching was followed by spatial alignment, using bilinear interpolation to average values from the four nearest BNAM grid cells, implemented with the “extract” function from the R  </w:t>
      </w:r>
      <w:r w:rsidRPr="006C114E">
        <w:rPr>
          <w:rFonts w:ascii="Times New Roman" w:eastAsia="Times New Roman" w:hAnsi="Times New Roman" w:cs="Times New Roman"/>
          <w:i/>
          <w:sz w:val="24"/>
          <w:szCs w:val="24"/>
        </w:rPr>
        <w:t xml:space="preserve">raster </w:t>
      </w:r>
      <w:r w:rsidRPr="006C114E">
        <w:rPr>
          <w:rFonts w:ascii="Times New Roman" w:eastAsia="Times New Roman" w:hAnsi="Times New Roman" w:cs="Times New Roman"/>
          <w:sz w:val="24"/>
          <w:szCs w:val="24"/>
        </w:rPr>
        <w:t xml:space="preserve">package </w:t>
      </w:r>
      <w:r w:rsidR="008F3414">
        <w:rPr>
          <w:rFonts w:ascii="Times New Roman" w:eastAsia="Times New Roman" w:hAnsi="Times New Roman" w:cs="Times New Roman"/>
          <w:sz w:val="24"/>
          <w:szCs w:val="24"/>
        </w:rPr>
        <w:fldChar w:fldCharType="begin"/>
      </w:r>
      <w:r w:rsidR="008F3414">
        <w:rPr>
          <w:rFonts w:ascii="Times New Roman" w:eastAsia="Times New Roman" w:hAnsi="Times New Roman" w:cs="Times New Roman"/>
          <w:sz w:val="24"/>
          <w:szCs w:val="24"/>
        </w:rPr>
        <w:instrText xml:space="preserve"> ADDIN ZOTERO_ITEM CSL_CITATION {"citationID":"uXlxTMrA","properties":{"formattedCitation":"(Hijmans 2025)","plainCitation":"(Hijmans 2025)","noteIndex":0},"citationItems":[{"id":1794,"uris":["http://zotero.org/users/16227661/items/Q4LS3KXR"],"itemData":{"id":1794,"type":"report","collection-title":"R package version 3.6-32","genre":"R package","title":"raster: Geographic Data Analysis and Modeling","URL":"https://github.com/rspatial/raster","author":[{"family":"Hijmans","given":"R"}],"issued":{"date-parts":[["2025"]]}}}],"schema":"https://github.com/citation-style-language/schema/raw/master/csl-citation.json"} </w:instrText>
      </w:r>
      <w:r w:rsidR="008F3414">
        <w:rPr>
          <w:rFonts w:ascii="Times New Roman" w:eastAsia="Times New Roman" w:hAnsi="Times New Roman" w:cs="Times New Roman"/>
          <w:sz w:val="24"/>
          <w:szCs w:val="24"/>
        </w:rPr>
        <w:fldChar w:fldCharType="separate"/>
      </w:r>
      <w:r w:rsidR="008F3414" w:rsidRPr="008F3414">
        <w:rPr>
          <w:rFonts w:ascii="Times New Roman" w:hAnsi="Times New Roman" w:cs="Times New Roman"/>
          <w:sz w:val="24"/>
        </w:rPr>
        <w:t>(Hijmans 2025)</w:t>
      </w:r>
      <w:r w:rsidR="008F3414">
        <w:rPr>
          <w:rFonts w:ascii="Times New Roman" w:eastAsia="Times New Roman" w:hAnsi="Times New Roman" w:cs="Times New Roman"/>
          <w:sz w:val="24"/>
          <w:szCs w:val="24"/>
        </w:rPr>
        <w:fldChar w:fldCharType="end"/>
      </w:r>
      <w:r w:rsidRPr="006C114E">
        <w:rPr>
          <w:rFonts w:ascii="Times New Roman" w:eastAsia="Times New Roman" w:hAnsi="Times New Roman" w:cs="Times New Roman"/>
          <w:sz w:val="24"/>
          <w:szCs w:val="24"/>
        </w:rPr>
        <w:t>.</w:t>
      </w:r>
    </w:p>
    <w:p w14:paraId="532D1D7D" w14:textId="77777777" w:rsidR="002F142A" w:rsidRPr="006C114E" w:rsidRDefault="00E8701E" w:rsidP="005B1DCF">
      <w:pPr>
        <w:pStyle w:val="Heading4"/>
      </w:pPr>
      <w:bookmarkStart w:id="41" w:name="_qseudqvf9ab4" w:colFirst="0" w:colLast="0"/>
      <w:bookmarkEnd w:id="41"/>
      <w:r w:rsidRPr="006C114E">
        <w:t>Species Distribution Model Fitting</w:t>
      </w:r>
    </w:p>
    <w:p w14:paraId="04D128D1" w14:textId="0AF33DE3" w:rsidR="002F142A" w:rsidRPr="006C114E" w:rsidRDefault="00E8701E" w:rsidP="006C114E">
      <w:pPr>
        <w:spacing w:line="480" w:lineRule="auto"/>
        <w:ind w:firstLine="720"/>
        <w:rPr>
          <w:rFonts w:ascii="Times New Roman" w:eastAsia="Times New Roman" w:hAnsi="Times New Roman" w:cs="Times New Roman"/>
          <w:color w:val="1F2328"/>
          <w:sz w:val="24"/>
          <w:szCs w:val="24"/>
        </w:rPr>
      </w:pPr>
      <w:r w:rsidRPr="006C114E">
        <w:rPr>
          <w:rFonts w:ascii="Times New Roman" w:eastAsia="Times New Roman" w:hAnsi="Times New Roman" w:cs="Times New Roman"/>
          <w:sz w:val="24"/>
          <w:szCs w:val="24"/>
        </w:rPr>
        <w:t xml:space="preserve">We fitted Atlantic halibut species distribution models (SDMs) using the vector autoregressive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(VAST) modeling approach, implemented with the R </w:t>
      </w:r>
      <w:r w:rsidRPr="006C114E">
        <w:rPr>
          <w:rFonts w:ascii="Times New Roman" w:eastAsia="Times New Roman" w:hAnsi="Times New Roman" w:cs="Times New Roman"/>
          <w:i/>
          <w:sz w:val="24"/>
          <w:szCs w:val="24"/>
        </w:rPr>
        <w:t>VAST</w:t>
      </w:r>
      <w:r w:rsidRPr="006C114E">
        <w:rPr>
          <w:rFonts w:ascii="Times New Roman" w:eastAsia="Times New Roman" w:hAnsi="Times New Roman" w:cs="Times New Roman"/>
          <w:sz w:val="24"/>
          <w:szCs w:val="24"/>
        </w:rPr>
        <w:t xml:space="preserve"> package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{"citationID":"nMW7XNg6","properties":{"formattedCitation":"(Thorson 2019)","plainCitation":"(Thorson 2019)","noteIndex":0},"citationItems":[{"id":544,"uris":["http://zotero.org/users/16227661/items/XBIXHWI4"],"itemData":{"id":544,"type":"article-journal","container-title":"Fisheries Research","ISSN":"0165-7836","page":"143-161","title":"Guidance for decisions using the Vector Autoregressive Spatio-Temporal (VAST) package in stock, ecosystem, habitat and climate assessments","volume":"210","author":[{"family":"Thorson","given":"James T."}],"issued":{"date-parts":[["2019"]]}},"label":"page"}],"schema":"https://github.com/citation-style-language/schema/raw/master/csl-citation.json"}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(Thorson 2019)</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w:t>
      </w:r>
      <w:r w:rsidR="001C6812" w:rsidRPr="001C6812">
        <w:rPr>
          <w:rFonts w:ascii="Times New Roman" w:eastAsia="Times New Roman" w:hAnsi="Times New Roman" w:cs="Times New Roman"/>
          <w:sz w:val="24"/>
          <w:szCs w:val="24"/>
        </w:rPr>
        <w:t>Appendix S1: Section S1</w:t>
      </w:r>
      <w:r w:rsidRPr="006C114E">
        <w:rPr>
          <w:rFonts w:ascii="Times New Roman" w:eastAsia="Times New Roman" w:hAnsi="Times New Roman" w:cs="Times New Roman"/>
          <w:sz w:val="24"/>
          <w:szCs w:val="24"/>
        </w:rPr>
        <w:t>)</w:t>
      </w:r>
      <w:r w:rsidRPr="006C114E">
        <w:rPr>
          <w:rFonts w:ascii="Times New Roman" w:eastAsia="Times New Roman" w:hAnsi="Times New Roman" w:cs="Times New Roman"/>
          <w:b/>
          <w:sz w:val="24"/>
          <w:szCs w:val="24"/>
        </w:rPr>
        <w:t xml:space="preserve"> </w:t>
      </w:r>
      <w:r w:rsidRPr="006C114E">
        <w:rPr>
          <w:rFonts w:ascii="Times New Roman" w:eastAsia="Times New Roman" w:hAnsi="Times New Roman" w:cs="Times New Roman"/>
          <w:sz w:val="24"/>
          <w:szCs w:val="24"/>
        </w:rPr>
        <w:t xml:space="preserve">. Similar to other mixed effects SDMs, a VAST SDM can be described as an “environment-only” SDM enhanced with additional components to account for unexplained temporal, spatial, and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variability in the </w:t>
      </w:r>
      <w:r w:rsidRPr="006C114E">
        <w:rPr>
          <w:rFonts w:ascii="Times New Roman" w:eastAsia="Times New Roman" w:hAnsi="Times New Roman" w:cs="Times New Roman"/>
          <w:sz w:val="24"/>
          <w:szCs w:val="24"/>
        </w:rPr>
        <w:lastRenderedPageBreak/>
        <w:t xml:space="preserve">true underlying abundance as well as sampling differences among observations unrelated to variability in abundance (i.e., catchability covariates)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{"citationID":"7ciDVzHO","properties":{"formattedCitation":"(Thorson 2019)","plainCitation":"(Thorson 2019)","noteIndex":0},"citationItems":[{"id":544,"uris":["http://zotero.org/users/16227661/items/XBIXHWI4"],"itemData":{"id":544,"type":"article-journal","container-title":"Fisheries Research","ISSN":"0165-7836","page":"143-161","title":"Guidance for decisions using the Vector Autoregressive Spatio-Temporal (VAST) package in stock, ecosystem, habitat and climate assessments","volume":"210","author":[{"family":"Thorson","given":"James T."}],"issued":{"date-parts":[["2019"]]}}}],"schema":"https://github.com/citation-style-language/schema/raw/master/csl-citation.json"}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(Thorson 2019)</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We fitted numerical abundance caught per tow, as this is the standard practice in Atlantic halibut stock assessments (Johnson et al., 2024), with a zero-inflated Poisson distribution (which involves modelling two linear predictors), and a barrier effect (preventing influence from crossing natural boundaries). The first linear predictor has a logit-link and models the proportion of zeros in excess of what is expected from the second linear predictor, which represents the intensity of a log-linked Poisson distribution. We fitted four alternative VAST models, which all shared this</w:t>
      </w:r>
      <w:del w:id="42" w:author="Ferguson, Kiyomi (DFO/MPO)" w:date="2025-08-28T14:19:00Z">
        <w:r w:rsidRPr="006C114E" w:rsidDel="001A61F6">
          <w:rPr>
            <w:rFonts w:ascii="Times New Roman" w:eastAsia="Times New Roman" w:hAnsi="Times New Roman" w:cs="Times New Roman"/>
            <w:sz w:val="24"/>
            <w:szCs w:val="24"/>
          </w:rPr>
          <w:delText xml:space="preserve"> </w:delText>
        </w:r>
      </w:del>
      <w:r w:rsidRPr="006C114E">
        <w:rPr>
          <w:rFonts w:ascii="Times New Roman" w:eastAsia="Times New Roman" w:hAnsi="Times New Roman" w:cs="Times New Roman"/>
          <w:sz w:val="24"/>
          <w:szCs w:val="24"/>
        </w:rPr>
        <w:t xml:space="preserve"> two-stage structure. </w:t>
      </w:r>
      <w:r w:rsidRPr="006C114E">
        <w:rPr>
          <w:rFonts w:ascii="Times New Roman" w:eastAsia="Times New Roman" w:hAnsi="Times New Roman" w:cs="Times New Roman"/>
          <w:color w:val="1F2328"/>
          <w:sz w:val="24"/>
          <w:szCs w:val="24"/>
        </w:rPr>
        <w:t>All four models used the same approach to account for systematic differences among surveys by including survey (i.e., NEFSC, DFO Maritimes, DFO Newfoundland) as a fixed effect within the catchability component of the model and an offset based on a standard area-swept (km</w:t>
      </w:r>
      <w:r w:rsidRPr="006C114E">
        <w:rPr>
          <w:rFonts w:ascii="Times New Roman" w:eastAsia="Times New Roman" w:hAnsi="Times New Roman" w:cs="Times New Roman"/>
          <w:color w:val="1F2328"/>
          <w:sz w:val="24"/>
          <w:szCs w:val="24"/>
          <w:vertAlign w:val="superscript"/>
        </w:rPr>
        <w:t>2</w:t>
      </w:r>
      <w:r w:rsidRPr="006C114E">
        <w:rPr>
          <w:rFonts w:ascii="Times New Roman" w:eastAsia="Times New Roman" w:hAnsi="Times New Roman" w:cs="Times New Roman"/>
          <w:color w:val="1F2328"/>
          <w:sz w:val="24"/>
          <w:szCs w:val="24"/>
        </w:rPr>
        <w:t xml:space="preserve">) for each survey. All models also included season as a fixed effect with three levels (spring, summer, fall), representing differences in expected log-density between seasons across space and years. </w:t>
      </w:r>
    </w:p>
    <w:p w14:paraId="67179CAF" w14:textId="76AA9A72" w:rsidR="002F142A" w:rsidRPr="006C114E" w:rsidRDefault="00E8701E" w:rsidP="006C114E">
      <w:pPr>
        <w:spacing w:line="480" w:lineRule="auto"/>
        <w:ind w:firstLine="720"/>
        <w:rPr>
          <w:rFonts w:ascii="Times New Roman" w:eastAsia="Times New Roman" w:hAnsi="Times New Roman" w:cs="Times New Roman"/>
          <w:i/>
          <w:sz w:val="24"/>
          <w:szCs w:val="24"/>
        </w:rPr>
      </w:pPr>
      <w:r w:rsidRPr="006C114E">
        <w:rPr>
          <w:rFonts w:ascii="Times New Roman" w:eastAsia="Times New Roman" w:hAnsi="Times New Roman" w:cs="Times New Roman"/>
          <w:color w:val="1F2328"/>
          <w:sz w:val="24"/>
          <w:szCs w:val="24"/>
        </w:rPr>
        <w:t>We first fitted a base (null) intercept-only model with an AR1 autoregressive structure on annual intercepts for both linear predictors</w:t>
      </w:r>
      <w:del w:id="43" w:author="Ferguson, Kiyomi (DFO/MPO)" w:date="2025-08-28T14:37:00Z">
        <w:r w:rsidRPr="006C114E" w:rsidDel="00033902">
          <w:rPr>
            <w:rFonts w:ascii="Times New Roman" w:eastAsia="Times New Roman" w:hAnsi="Times New Roman" w:cs="Times New Roman"/>
            <w:color w:val="1F2328"/>
            <w:sz w:val="24"/>
            <w:szCs w:val="24"/>
          </w:rPr>
          <w:delText>, and then adjusted the first linear predictor to a random walk process</w:delText>
        </w:r>
      </w:del>
      <w:ins w:id="44" w:author="Ferguson, Kiyomi (DFO/MPO)" w:date="2025-08-28T14:37:00Z">
        <w:r w:rsidR="004356B8">
          <w:rPr>
            <w:rFonts w:ascii="Times New Roman" w:eastAsia="Times New Roman" w:hAnsi="Times New Roman" w:cs="Times New Roman"/>
            <w:color w:val="1F2328"/>
            <w:sz w:val="24"/>
            <w:szCs w:val="24"/>
          </w:rPr>
          <w:t>.</w:t>
        </w:r>
      </w:ins>
      <w:r w:rsidRPr="006C114E">
        <w:rPr>
          <w:rFonts w:ascii="Times New Roman" w:eastAsia="Times New Roman" w:hAnsi="Times New Roman" w:cs="Times New Roman"/>
          <w:color w:val="1F2328"/>
          <w:sz w:val="24"/>
          <w:szCs w:val="24"/>
        </w:rPr>
        <w:t xml:space="preserve"> </w:t>
      </w:r>
      <w:del w:id="45" w:author="Ferguson, Kiyomi (DFO/MPO)" w:date="2025-08-28T14:37:00Z">
        <w:r w:rsidRPr="006C114E" w:rsidDel="004356B8">
          <w:rPr>
            <w:rFonts w:ascii="Times New Roman" w:eastAsia="Times New Roman" w:hAnsi="Times New Roman" w:cs="Times New Roman"/>
            <w:color w:val="1F2328"/>
            <w:sz w:val="24"/>
            <w:szCs w:val="24"/>
          </w:rPr>
          <w:delText xml:space="preserve">as </w:delText>
        </w:r>
      </w:del>
      <w:ins w:id="46" w:author="Ferguson, Kiyomi (DFO/MPO)" w:date="2025-08-28T14:37:00Z">
        <w:r w:rsidR="004356B8">
          <w:rPr>
            <w:rFonts w:ascii="Times New Roman" w:eastAsia="Times New Roman" w:hAnsi="Times New Roman" w:cs="Times New Roman"/>
            <w:color w:val="1F2328"/>
            <w:sz w:val="24"/>
            <w:szCs w:val="24"/>
          </w:rPr>
          <w:t>A</w:t>
        </w:r>
        <w:r w:rsidR="004356B8" w:rsidRPr="006C114E">
          <w:rPr>
            <w:rFonts w:ascii="Times New Roman" w:eastAsia="Times New Roman" w:hAnsi="Times New Roman" w:cs="Times New Roman"/>
            <w:color w:val="1F2328"/>
            <w:sz w:val="24"/>
            <w:szCs w:val="24"/>
          </w:rPr>
          <w:t xml:space="preserve">s </w:t>
        </w:r>
      </w:ins>
      <w:r w:rsidRPr="006C114E">
        <w:rPr>
          <w:rFonts w:ascii="Times New Roman" w:eastAsia="Times New Roman" w:hAnsi="Times New Roman" w:cs="Times New Roman"/>
          <w:color w:val="1F2328"/>
          <w:sz w:val="24"/>
          <w:szCs w:val="24"/>
        </w:rPr>
        <w:t>the autoregressive parameter (</w:t>
      </w:r>
      <w:r w:rsidRPr="006C114E">
        <w:rPr>
          <w:rFonts w:ascii="Times New Roman" w:eastAsia="Times New Roman" w:hAnsi="Times New Roman" w:cs="Times New Roman"/>
          <w:i/>
          <w:color w:val="1F2328"/>
          <w:sz w:val="24"/>
          <w:szCs w:val="24"/>
        </w:rPr>
        <w:t>Rho</w:t>
      </w:r>
      <w:r w:rsidRPr="006C114E">
        <w:rPr>
          <w:rFonts w:ascii="Times New Roman" w:eastAsia="Times New Roman" w:hAnsi="Times New Roman" w:cs="Times New Roman"/>
          <w:i/>
          <w:color w:val="1F2328"/>
          <w:sz w:val="24"/>
          <w:szCs w:val="24"/>
          <w:vertAlign w:val="subscript"/>
        </w:rPr>
        <w:t>1</w:t>
      </w:r>
      <w:r w:rsidRPr="006C114E">
        <w:rPr>
          <w:rFonts w:ascii="Times New Roman" w:eastAsia="Times New Roman" w:hAnsi="Times New Roman" w:cs="Times New Roman"/>
          <w:color w:val="1F2328"/>
          <w:sz w:val="24"/>
          <w:szCs w:val="24"/>
        </w:rPr>
        <w:t xml:space="preserve">) approached the </w:t>
      </w:r>
      <w:ins w:id="47" w:author="Ferguson, Kiyomi (DFO/MPO)" w:date="2025-08-28T14:37:00Z">
        <w:r w:rsidR="004356B8">
          <w:rPr>
            <w:rFonts w:ascii="Times New Roman" w:eastAsia="Times New Roman" w:hAnsi="Times New Roman" w:cs="Times New Roman"/>
            <w:color w:val="1F2328"/>
            <w:sz w:val="24"/>
            <w:szCs w:val="24"/>
          </w:rPr>
          <w:t xml:space="preserve">upper bound of </w:t>
        </w:r>
      </w:ins>
      <w:r w:rsidRPr="006C114E">
        <w:rPr>
          <w:rFonts w:ascii="Times New Roman" w:eastAsia="Times New Roman" w:hAnsi="Times New Roman" w:cs="Times New Roman"/>
          <w:color w:val="1F2328"/>
          <w:sz w:val="24"/>
          <w:szCs w:val="24"/>
        </w:rPr>
        <w:t>1.0</w:t>
      </w:r>
      <w:ins w:id="48" w:author="Ferguson, Kiyomi (DFO/MPO)" w:date="2025-08-28T14:37:00Z">
        <w:r w:rsidR="004356B8">
          <w:rPr>
            <w:rFonts w:ascii="Times New Roman" w:eastAsia="Times New Roman" w:hAnsi="Times New Roman" w:cs="Times New Roman"/>
            <w:color w:val="1F2328"/>
            <w:sz w:val="24"/>
            <w:szCs w:val="24"/>
          </w:rPr>
          <w:t xml:space="preserve">, </w:t>
        </w:r>
      </w:ins>
      <w:ins w:id="49" w:author="Ferguson, Kiyomi (DFO/MPO)" w:date="2025-08-28T14:38:00Z">
        <w:r w:rsidR="004356B8">
          <w:rPr>
            <w:rFonts w:ascii="Times New Roman" w:eastAsia="Times New Roman" w:hAnsi="Times New Roman" w:cs="Times New Roman"/>
            <w:color w:val="1F2328"/>
            <w:sz w:val="24"/>
            <w:szCs w:val="24"/>
          </w:rPr>
          <w:t>we</w:t>
        </w:r>
        <w:r w:rsidR="004356B8" w:rsidRPr="006C114E">
          <w:rPr>
            <w:rFonts w:ascii="Times New Roman" w:eastAsia="Times New Roman" w:hAnsi="Times New Roman" w:cs="Times New Roman"/>
            <w:color w:val="1F2328"/>
            <w:sz w:val="24"/>
            <w:szCs w:val="24"/>
          </w:rPr>
          <w:t xml:space="preserve"> adjusted the first linear predictor to a random walk process</w:t>
        </w:r>
      </w:ins>
      <w:del w:id="50" w:author="Ferguson, Kiyomi (DFO/MPO)" w:date="2025-08-28T14:38:00Z">
        <w:r w:rsidRPr="006C114E" w:rsidDel="004356B8">
          <w:rPr>
            <w:rFonts w:ascii="Times New Roman" w:eastAsia="Times New Roman" w:hAnsi="Times New Roman" w:cs="Times New Roman"/>
            <w:color w:val="1F2328"/>
            <w:sz w:val="24"/>
            <w:szCs w:val="24"/>
          </w:rPr>
          <w:delText xml:space="preserve"> parameter value bound</w:delText>
        </w:r>
      </w:del>
      <w:r w:rsidRPr="006C114E">
        <w:rPr>
          <w:rFonts w:ascii="Times New Roman" w:eastAsia="Times New Roman" w:hAnsi="Times New Roman" w:cs="Times New Roman"/>
          <w:color w:val="1F2328"/>
          <w:sz w:val="24"/>
          <w:szCs w:val="24"/>
        </w:rPr>
        <w:t>.</w:t>
      </w:r>
      <w:r w:rsidRPr="006C114E">
        <w:rPr>
          <w:rFonts w:ascii="Times New Roman" w:eastAsia="Times New Roman" w:hAnsi="Times New Roman" w:cs="Times New Roman"/>
          <w:i/>
          <w:color w:val="1F2328"/>
          <w:sz w:val="24"/>
          <w:szCs w:val="24"/>
        </w:rPr>
        <w:t xml:space="preserve"> </w:t>
      </w:r>
      <w:r w:rsidRPr="006C114E">
        <w:rPr>
          <w:rFonts w:ascii="Times New Roman" w:eastAsia="Times New Roman" w:hAnsi="Times New Roman" w:cs="Times New Roman"/>
          <w:color w:val="1F2328"/>
          <w:sz w:val="24"/>
          <w:szCs w:val="24"/>
        </w:rPr>
        <w:t xml:space="preserve">We used this same intercept autoregressive structure on all subsequent models. Next, we fitted an Environmental Covariates Only model (“Env”), which incorporated the environmental covariates (depth, and seasonal average surface and bottom temperatures) as dome-shaped (quadratic) effects using the bs function in the </w:t>
      </w:r>
      <w:r w:rsidRPr="006C114E">
        <w:rPr>
          <w:rFonts w:ascii="Times New Roman" w:eastAsia="Times New Roman" w:hAnsi="Times New Roman" w:cs="Times New Roman"/>
          <w:i/>
          <w:color w:val="1F2328"/>
          <w:sz w:val="24"/>
          <w:szCs w:val="24"/>
        </w:rPr>
        <w:t>splines</w:t>
      </w:r>
      <w:r w:rsidRPr="006C114E">
        <w:rPr>
          <w:rFonts w:ascii="Times New Roman" w:eastAsia="Times New Roman" w:hAnsi="Times New Roman" w:cs="Times New Roman"/>
          <w:color w:val="1F2328"/>
          <w:sz w:val="24"/>
          <w:szCs w:val="24"/>
        </w:rPr>
        <w:t xml:space="preserve"> R package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{"citationID":"hskBl1zQ","properties":{"formattedCitation":"(W. Wang and Yan 2021)","plainCitation":"(W. Wang and Yan 2021)","noteIndex":0},"citationItems":[{"id":906,"uris":["http://zotero.org/users/16227661/items/5PPR5ML8"],"itemData":{"id":906,"type":"article-journal","abstract":"Splines are important tools for the flexible modeling of curves and surfaces in regression analyses. Functions for constructing spline basis functions are available in R through the base package splines. When the curves to be modeled have known characteristics in monotonicity or curvature, more efficient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1683-8602","issue":"3","language":"en","note":"publisher: School of Statistics, Renmin University of China","page":"498-517","source":"jds-online.org","title":"Shape-Restricted Regression Splines with R Package splines2","URL":"https://jds-online.org/journal/JDS/article/1243","volume":"19","author":[{"family":"Wang","given":"Wenjie"},{"family":"Yan","given":"Jun"}],"accessed":{"date-parts":[["2025",7,21]]},"issued":{"date-parts":[["2021",8,12]]}}}],"schema":"https://github.com/citation-style-language/schema/raw/master/csl-citation.json"} </w:instrText>
      </w:r>
      <w:r w:rsidR="006C114E" w:rsidRPr="006C114E">
        <w:rPr>
          <w:rFonts w:ascii="Times New Roman" w:hAnsi="Times New Roman" w:cs="Times New Roman"/>
          <w:sz w:val="24"/>
          <w:szCs w:val="24"/>
        </w:rPr>
        <w:fldChar w:fldCharType="separate"/>
      </w:r>
      <w:r w:rsidR="008F3414">
        <w:rPr>
          <w:rFonts w:ascii="Times New Roman" w:hAnsi="Times New Roman" w:cs="Times New Roman"/>
          <w:sz w:val="24"/>
        </w:rPr>
        <w:t>(</w:t>
      </w:r>
      <w:r w:rsidR="00E51AA0" w:rsidRPr="00E51AA0">
        <w:rPr>
          <w:rFonts w:ascii="Times New Roman" w:hAnsi="Times New Roman" w:cs="Times New Roman"/>
          <w:sz w:val="24"/>
        </w:rPr>
        <w:t>Wang and Yan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1F2328"/>
          <w:sz w:val="24"/>
          <w:szCs w:val="24"/>
        </w:rPr>
        <w:t xml:space="preserve"> with degree equal to two. We then fitted an Environmental Covariates + Spatial model (“Env + </w:t>
      </w:r>
      <w:proofErr w:type="spellStart"/>
      <w:r w:rsidRPr="006C114E">
        <w:rPr>
          <w:rFonts w:ascii="Times New Roman" w:eastAsia="Times New Roman" w:hAnsi="Times New Roman" w:cs="Times New Roman"/>
          <w:color w:val="1F2328"/>
          <w:sz w:val="24"/>
          <w:szCs w:val="24"/>
        </w:rPr>
        <w:t>Sp</w:t>
      </w:r>
      <w:proofErr w:type="spellEnd"/>
      <w:r w:rsidRPr="006C114E">
        <w:rPr>
          <w:rFonts w:ascii="Times New Roman" w:eastAsia="Times New Roman" w:hAnsi="Times New Roman" w:cs="Times New Roman"/>
          <w:color w:val="1F2328"/>
          <w:sz w:val="24"/>
          <w:szCs w:val="24"/>
        </w:rPr>
        <w:t xml:space="preserve">”), which included a random effect for persistent spatial variability in encounter probability and positive catch rates. </w:t>
      </w:r>
      <w:r w:rsidRPr="006C114E">
        <w:rPr>
          <w:rFonts w:ascii="Times New Roman" w:eastAsia="Times New Roman" w:hAnsi="Times New Roman" w:cs="Times New Roman"/>
          <w:color w:val="1F2328"/>
          <w:sz w:val="24"/>
          <w:szCs w:val="24"/>
        </w:rPr>
        <w:lastRenderedPageBreak/>
        <w:t xml:space="preserve">Finally, we fitted a fully specified Environmental Covariates + Spatial + </w:t>
      </w:r>
      <w:proofErr w:type="spellStart"/>
      <w:r w:rsidRPr="006C114E">
        <w:rPr>
          <w:rFonts w:ascii="Times New Roman" w:eastAsia="Times New Roman" w:hAnsi="Times New Roman" w:cs="Times New Roman"/>
          <w:color w:val="1F2328"/>
          <w:sz w:val="24"/>
          <w:szCs w:val="24"/>
        </w:rPr>
        <w:t>Spatio</w:t>
      </w:r>
      <w:proofErr w:type="spellEnd"/>
      <w:r w:rsidRPr="006C114E">
        <w:rPr>
          <w:rFonts w:ascii="Times New Roman" w:eastAsia="Times New Roman" w:hAnsi="Times New Roman" w:cs="Times New Roman"/>
          <w:color w:val="1F2328"/>
          <w:sz w:val="24"/>
          <w:szCs w:val="24"/>
        </w:rPr>
        <w:t xml:space="preserve">-Temporal model (“Env + </w:t>
      </w:r>
      <w:proofErr w:type="spellStart"/>
      <w:r w:rsidRPr="006C114E">
        <w:rPr>
          <w:rFonts w:ascii="Times New Roman" w:eastAsia="Times New Roman" w:hAnsi="Times New Roman" w:cs="Times New Roman"/>
          <w:color w:val="1F2328"/>
          <w:sz w:val="24"/>
          <w:szCs w:val="24"/>
        </w:rPr>
        <w:t>Sp</w:t>
      </w:r>
      <w:proofErr w:type="spellEnd"/>
      <w:r w:rsidRPr="006C114E">
        <w:rPr>
          <w:rFonts w:ascii="Times New Roman" w:eastAsia="Times New Roman" w:hAnsi="Times New Roman" w:cs="Times New Roman"/>
          <w:color w:val="1F2328"/>
          <w:sz w:val="24"/>
          <w:szCs w:val="24"/>
        </w:rPr>
        <w:t xml:space="preserve"> + </w:t>
      </w:r>
      <w:proofErr w:type="spellStart"/>
      <w:r w:rsidRPr="006C114E">
        <w:rPr>
          <w:rFonts w:ascii="Times New Roman" w:eastAsia="Times New Roman" w:hAnsi="Times New Roman" w:cs="Times New Roman"/>
          <w:color w:val="1F2328"/>
          <w:sz w:val="24"/>
          <w:szCs w:val="24"/>
        </w:rPr>
        <w:t>SpT</w:t>
      </w:r>
      <w:proofErr w:type="spellEnd"/>
      <w:r w:rsidRPr="006C114E">
        <w:rPr>
          <w:rFonts w:ascii="Times New Roman" w:eastAsia="Times New Roman" w:hAnsi="Times New Roman" w:cs="Times New Roman"/>
          <w:color w:val="1F2328"/>
          <w:sz w:val="24"/>
          <w:szCs w:val="24"/>
        </w:rPr>
        <w:t xml:space="preserve">”), which added an additional </w:t>
      </w:r>
      <w:proofErr w:type="spellStart"/>
      <w:r w:rsidRPr="006C114E">
        <w:rPr>
          <w:rFonts w:ascii="Times New Roman" w:eastAsia="Times New Roman" w:hAnsi="Times New Roman" w:cs="Times New Roman"/>
          <w:color w:val="1F2328"/>
          <w:sz w:val="24"/>
          <w:szCs w:val="24"/>
        </w:rPr>
        <w:t>spatio</w:t>
      </w:r>
      <w:proofErr w:type="spellEnd"/>
      <w:r w:rsidRPr="006C114E">
        <w:rPr>
          <w:rFonts w:ascii="Times New Roman" w:eastAsia="Times New Roman" w:hAnsi="Times New Roman" w:cs="Times New Roman"/>
          <w:color w:val="1F2328"/>
          <w:sz w:val="24"/>
          <w:szCs w:val="24"/>
        </w:rPr>
        <w:t xml:space="preserve">-temporal random effect to account for variability in encounter probability and positive catch rates at each time step. With this full model, we also tried to include an AR1 autoregressive structure on the </w:t>
      </w:r>
      <w:proofErr w:type="spellStart"/>
      <w:r w:rsidRPr="006C114E">
        <w:rPr>
          <w:rFonts w:ascii="Times New Roman" w:eastAsia="Times New Roman" w:hAnsi="Times New Roman" w:cs="Times New Roman"/>
          <w:color w:val="1F2328"/>
          <w:sz w:val="24"/>
          <w:szCs w:val="24"/>
        </w:rPr>
        <w:t>spatio</w:t>
      </w:r>
      <w:proofErr w:type="spellEnd"/>
      <w:r w:rsidRPr="006C114E">
        <w:rPr>
          <w:rFonts w:ascii="Times New Roman" w:eastAsia="Times New Roman" w:hAnsi="Times New Roman" w:cs="Times New Roman"/>
          <w:color w:val="1F2328"/>
          <w:sz w:val="24"/>
          <w:szCs w:val="24"/>
        </w:rPr>
        <w:t xml:space="preserve">-temporal components for each linear predictor, though adjusted to a random walk for the first linear predictor following parameter estimation issues. Additional VAST modeling details can be found in </w:t>
      </w:r>
      <w:r w:rsidRPr="006C114E">
        <w:rPr>
          <w:rFonts w:ascii="Times New Roman" w:eastAsia="Times New Roman" w:hAnsi="Times New Roman" w:cs="Times New Roman"/>
          <w:sz w:val="24"/>
          <w:szCs w:val="24"/>
        </w:rPr>
        <w:t xml:space="preserve">Appendix S1: </w:t>
      </w:r>
      <w:r w:rsidR="001C6812">
        <w:rPr>
          <w:rFonts w:ascii="Times New Roman" w:eastAsia="Times New Roman" w:hAnsi="Times New Roman" w:cs="Times New Roman"/>
          <w:sz w:val="24"/>
          <w:szCs w:val="24"/>
        </w:rPr>
        <w:t>Section 1</w:t>
      </w:r>
      <w:r w:rsidRPr="006C114E">
        <w:rPr>
          <w:rFonts w:ascii="Times New Roman" w:eastAsia="Times New Roman" w:hAnsi="Times New Roman" w:cs="Times New Roman"/>
          <w:sz w:val="24"/>
          <w:szCs w:val="24"/>
        </w:rPr>
        <w:t xml:space="preserve">, and </w:t>
      </w:r>
      <w:r w:rsidRPr="006C114E">
        <w:rPr>
          <w:rFonts w:ascii="Times New Roman" w:eastAsia="Times New Roman" w:hAnsi="Times New Roman" w:cs="Times New Roman"/>
          <w:color w:val="1F2328"/>
          <w:sz w:val="24"/>
          <w:szCs w:val="24"/>
        </w:rPr>
        <w:t>A</w:t>
      </w:r>
      <w:r w:rsidRPr="006C114E">
        <w:rPr>
          <w:rFonts w:ascii="Times New Roman" w:eastAsia="Times New Roman" w:hAnsi="Times New Roman" w:cs="Times New Roman"/>
          <w:sz w:val="24"/>
          <w:szCs w:val="24"/>
        </w:rPr>
        <w:t>ppendix S1: Table S2</w:t>
      </w:r>
      <w:r w:rsidRPr="006C114E">
        <w:rPr>
          <w:rFonts w:ascii="Times New Roman" w:eastAsia="Times New Roman" w:hAnsi="Times New Roman" w:cs="Times New Roman"/>
          <w:color w:val="1F2328"/>
          <w:sz w:val="24"/>
          <w:szCs w:val="24"/>
        </w:rPr>
        <w:t xml:space="preserve">.  </w:t>
      </w:r>
    </w:p>
    <w:p w14:paraId="0FE2DFB6" w14:textId="5E339BD2" w:rsidR="002F142A" w:rsidRPr="006C114E" w:rsidRDefault="00E8701E" w:rsidP="006C114E">
      <w:pPr>
        <w:spacing w:line="480" w:lineRule="auto"/>
        <w:ind w:firstLine="720"/>
        <w:rPr>
          <w:rFonts w:ascii="Times New Roman" w:hAnsi="Times New Roman" w:cs="Times New Roman"/>
          <w:sz w:val="24"/>
          <w:szCs w:val="24"/>
        </w:rPr>
      </w:pPr>
      <w:r w:rsidRPr="006C114E">
        <w:rPr>
          <w:rFonts w:ascii="Times New Roman" w:eastAsia="Times New Roman" w:hAnsi="Times New Roman" w:cs="Times New Roman"/>
          <w:sz w:val="24"/>
          <w:szCs w:val="24"/>
        </w:rPr>
        <w:t xml:space="preserve">We fitted models to data from 1990-2019, and held out observations from 2019-2023 to validate model predictive skill. After fitting each model, we completed general </w:t>
      </w:r>
      <w:del w:id="51" w:author="Ferguson, Kiyomi (DFO/MPO)" w:date="2025-08-28T14:40:00Z">
        <w:r w:rsidRPr="006C114E" w:rsidDel="004356B8">
          <w:rPr>
            <w:rFonts w:ascii="Times New Roman" w:eastAsia="Times New Roman" w:hAnsi="Times New Roman" w:cs="Times New Roman"/>
            <w:sz w:val="24"/>
            <w:szCs w:val="24"/>
          </w:rPr>
          <w:delText>checks of model diagnostics</w:delText>
        </w:r>
      </w:del>
      <w:ins w:id="52" w:author="Ferguson, Kiyomi (DFO/MPO)" w:date="2025-08-28T14:40:00Z">
        <w:r w:rsidR="004356B8">
          <w:rPr>
            <w:rFonts w:ascii="Times New Roman" w:eastAsia="Times New Roman" w:hAnsi="Times New Roman" w:cs="Times New Roman"/>
            <w:sz w:val="24"/>
            <w:szCs w:val="24"/>
          </w:rPr>
          <w:t>diagnostic checks</w:t>
        </w:r>
      </w:ins>
      <w:r w:rsidRPr="006C114E">
        <w:rPr>
          <w:rFonts w:ascii="Times New Roman" w:eastAsia="Times New Roman" w:hAnsi="Times New Roman" w:cs="Times New Roman"/>
          <w:sz w:val="24"/>
          <w:szCs w:val="24"/>
        </w:rPr>
        <w:t xml:space="preserve"> to confirm model convergence and identify any underlying issues. Convergence checks of residual diagnostics did not show signs of concern with the zero-inflated Poisson distribution selection (Appendix S2: Figure S3). Moreover, parameter estimate summaries indicated all models converged, with final gradients &lt; 0.001 (Parameter estimates: Appendix S1: Table S2). We then evaluated fitted models by calculating the marginal Akaike Information Criterion (AIC) to evaluate the model’s parsimony (i.e., expected out-of-sample predictive performance). Next, we compared each model’s prediction skill to the held out 2019-2023 observations</w:t>
      </w:r>
      <w:ins w:id="53" w:author="Ferguson, Kiyomi (DFO/MPO)" w:date="2025-08-28T14:43:00Z">
        <w:r w:rsidR="004356B8">
          <w:rPr>
            <w:rFonts w:ascii="Times New Roman" w:eastAsia="Times New Roman" w:hAnsi="Times New Roman" w:cs="Times New Roman"/>
            <w:sz w:val="24"/>
            <w:szCs w:val="24"/>
          </w:rPr>
          <w:t>.  We</w:t>
        </w:r>
      </w:ins>
      <w:del w:id="54" w:author="Ferguson, Kiyomi (DFO/MPO)" w:date="2025-08-28T14:43:00Z">
        <w:r w:rsidRPr="006C114E" w:rsidDel="004356B8">
          <w:rPr>
            <w:rFonts w:ascii="Times New Roman" w:eastAsia="Times New Roman" w:hAnsi="Times New Roman" w:cs="Times New Roman"/>
            <w:sz w:val="24"/>
            <w:szCs w:val="24"/>
          </w:rPr>
          <w:delText xml:space="preserve"> by</w:delText>
        </w:r>
      </w:del>
      <w:r w:rsidRPr="006C114E">
        <w:rPr>
          <w:rFonts w:ascii="Times New Roman" w:eastAsia="Times New Roman" w:hAnsi="Times New Roman" w:cs="Times New Roman"/>
          <w:sz w:val="24"/>
          <w:szCs w:val="24"/>
        </w:rPr>
        <w:t xml:space="preserve"> calculat</w:t>
      </w:r>
      <w:del w:id="55" w:author="Ferguson, Kiyomi (DFO/MPO)" w:date="2025-08-28T14:43:00Z">
        <w:r w:rsidRPr="006C114E" w:rsidDel="004356B8">
          <w:rPr>
            <w:rFonts w:ascii="Times New Roman" w:eastAsia="Times New Roman" w:hAnsi="Times New Roman" w:cs="Times New Roman"/>
            <w:sz w:val="24"/>
            <w:szCs w:val="24"/>
          </w:rPr>
          <w:delText>ing</w:delText>
        </w:r>
      </w:del>
      <w:ins w:id="56" w:author="Ferguson, Kiyomi (DFO/MPO)" w:date="2025-08-28T14:43:00Z">
        <w:r w:rsidR="004356B8">
          <w:rPr>
            <w:rFonts w:ascii="Times New Roman" w:eastAsia="Times New Roman" w:hAnsi="Times New Roman" w:cs="Times New Roman"/>
            <w:sz w:val="24"/>
            <w:szCs w:val="24"/>
          </w:rPr>
          <w:t>ed</w:t>
        </w:r>
      </w:ins>
      <w:r w:rsidRPr="006C114E">
        <w:rPr>
          <w:rFonts w:ascii="Times New Roman" w:eastAsia="Times New Roman" w:hAnsi="Times New Roman" w:cs="Times New Roman"/>
          <w:sz w:val="24"/>
          <w:szCs w:val="24"/>
        </w:rPr>
        <w:t xml:space="preserve"> the area under the receiver-operator curve (AUC) using the AUC function in the </w:t>
      </w:r>
      <w:proofErr w:type="spellStart"/>
      <w:r w:rsidRPr="006C114E">
        <w:rPr>
          <w:rFonts w:ascii="Times New Roman" w:eastAsia="Times New Roman" w:hAnsi="Times New Roman" w:cs="Times New Roman"/>
          <w:i/>
          <w:sz w:val="24"/>
          <w:szCs w:val="24"/>
        </w:rPr>
        <w:t>MLmetrics</w:t>
      </w:r>
      <w:proofErr w:type="spellEnd"/>
      <w:r w:rsidRPr="006C114E">
        <w:rPr>
          <w:rFonts w:ascii="Times New Roman" w:eastAsia="Times New Roman" w:hAnsi="Times New Roman" w:cs="Times New Roman"/>
          <w:sz w:val="24"/>
          <w:szCs w:val="24"/>
        </w:rPr>
        <w:t xml:space="preserve"> R package </w:t>
      </w:r>
      <w:r w:rsidR="006C114E" w:rsidRPr="006C114E">
        <w:rPr>
          <w:rFonts w:ascii="Times New Roman" w:hAnsi="Times New Roman" w:cs="Times New Roman"/>
          <w:sz w:val="24"/>
          <w:szCs w:val="24"/>
        </w:rPr>
        <w:fldChar w:fldCharType="begin"/>
      </w:r>
      <w:r w:rsidR="008F3414">
        <w:rPr>
          <w:rFonts w:ascii="Times New Roman" w:hAnsi="Times New Roman" w:cs="Times New Roman"/>
          <w:sz w:val="24"/>
          <w:szCs w:val="24"/>
        </w:rPr>
        <w:instrText xml:space="preserve"> ADDIN ZOTERO_ITEM CSL_CITATION {"citationID":"vmK6XnRD","properties":{"formattedCitation":"(Yan 2024)","plainCitation":"(Yan 2024)","noteIndex":0},"citationItems":[{"id":912,"uris":["http://zotero.org/users/16227661/items/8FF58KVA"],"itemData":{"id":912,"type":"software","abstract":"Machine Learning Evaluation Metrics","genre":"R","license":"GPL-2.0","source":"GitHub","title":"yanyachen/MLmetrics","URL":"https://github.com/yanyachen/MLmetrics","author":[{"family":"Yan","given":"Yachen"}],"accessed":{"date-parts":[["2025",7,21]]},"issued":{"date-parts":[["2024",10,20]]}}}],"schema":"https://github.com/citation-style-language/schema/raw/master/csl-citation.json"} </w:instrText>
      </w:r>
      <w:r w:rsidR="006C114E" w:rsidRPr="006C114E">
        <w:rPr>
          <w:rFonts w:ascii="Times New Roman" w:hAnsi="Times New Roman" w:cs="Times New Roman"/>
          <w:sz w:val="24"/>
          <w:szCs w:val="24"/>
        </w:rPr>
        <w:fldChar w:fldCharType="separate"/>
      </w:r>
      <w:r w:rsidR="008F3414" w:rsidRPr="008F3414">
        <w:rPr>
          <w:rFonts w:ascii="Times New Roman" w:hAnsi="Times New Roman" w:cs="Times New Roman"/>
          <w:sz w:val="24"/>
        </w:rPr>
        <w:t>(Yan</w:t>
      </w:r>
      <w:ins w:id="57" w:author="Ferguson, Kiyomi (DFO/MPO)" w:date="2025-08-28T14:41:00Z">
        <w:r w:rsidR="004356B8">
          <w:rPr>
            <w:rFonts w:ascii="Times New Roman" w:hAnsi="Times New Roman" w:cs="Times New Roman"/>
            <w:sz w:val="24"/>
          </w:rPr>
          <w:t>,</w:t>
        </w:r>
      </w:ins>
      <w:r w:rsidR="008F3414" w:rsidRPr="008F3414">
        <w:rPr>
          <w:rFonts w:ascii="Times New Roman" w:hAnsi="Times New Roman" w:cs="Times New Roman"/>
          <w:sz w:val="24"/>
        </w:rPr>
        <w:t xml:space="preserve">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as a measure of presence/absence classification ability, and </w:t>
      </w:r>
      <w:del w:id="58" w:author="Ferguson, Kiyomi (DFO/MPO)" w:date="2025-08-28T14:44:00Z">
        <w:r w:rsidRPr="006C114E" w:rsidDel="004356B8">
          <w:rPr>
            <w:rFonts w:ascii="Times New Roman" w:eastAsia="Times New Roman" w:hAnsi="Times New Roman" w:cs="Times New Roman"/>
            <w:sz w:val="24"/>
            <w:szCs w:val="24"/>
          </w:rPr>
          <w:delText xml:space="preserve">then </w:delText>
        </w:r>
      </w:del>
      <w:ins w:id="59" w:author="Ferguson, Kiyomi (DFO/MPO)" w:date="2025-08-28T14:44:00Z">
        <w:r w:rsidR="004356B8">
          <w:rPr>
            <w:rFonts w:ascii="Times New Roman" w:eastAsia="Times New Roman" w:hAnsi="Times New Roman" w:cs="Times New Roman"/>
            <w:sz w:val="24"/>
            <w:szCs w:val="24"/>
          </w:rPr>
          <w:t>we quantified prediction accuracy using</w:t>
        </w:r>
      </w:ins>
      <w:del w:id="60" w:author="Ferguson, Kiyomi (DFO/MPO)" w:date="2025-08-28T14:44:00Z">
        <w:r w:rsidRPr="006C114E" w:rsidDel="004356B8">
          <w:rPr>
            <w:rFonts w:ascii="Times New Roman" w:eastAsia="Times New Roman" w:hAnsi="Times New Roman" w:cs="Times New Roman"/>
            <w:sz w:val="24"/>
            <w:szCs w:val="24"/>
          </w:rPr>
          <w:delText>the</w:delText>
        </w:r>
      </w:del>
      <w:r w:rsidRPr="006C114E">
        <w:rPr>
          <w:rFonts w:ascii="Times New Roman" w:eastAsia="Times New Roman" w:hAnsi="Times New Roman" w:cs="Times New Roman"/>
          <w:sz w:val="24"/>
          <w:szCs w:val="24"/>
        </w:rPr>
        <w:t xml:space="preserve"> root mean squared error (RMSE) and mean absolute error (MAE) with the accuracy function in the </w:t>
      </w:r>
      <w:proofErr w:type="spellStart"/>
      <w:r w:rsidRPr="006C114E">
        <w:rPr>
          <w:rFonts w:ascii="Times New Roman" w:eastAsia="Times New Roman" w:hAnsi="Times New Roman" w:cs="Times New Roman"/>
          <w:i/>
          <w:sz w:val="24"/>
          <w:szCs w:val="24"/>
        </w:rPr>
        <w:t>MLmetrics</w:t>
      </w:r>
      <w:proofErr w:type="spellEnd"/>
      <w:r w:rsidRPr="006C114E">
        <w:rPr>
          <w:rFonts w:ascii="Times New Roman" w:eastAsia="Times New Roman" w:hAnsi="Times New Roman" w:cs="Times New Roman"/>
          <w:sz w:val="24"/>
          <w:szCs w:val="24"/>
        </w:rPr>
        <w:t xml:space="preserve"> R package </w:t>
      </w:r>
      <w:del w:id="61" w:author="Ferguson, Kiyomi (DFO/MPO)" w:date="2025-08-28T14:42:00Z">
        <w:r w:rsidRPr="006C114E" w:rsidDel="004356B8">
          <w:rPr>
            <w:rFonts w:ascii="Times New Roman" w:eastAsia="Times New Roman" w:hAnsi="Times New Roman" w:cs="Times New Roman"/>
            <w:sz w:val="24"/>
            <w:szCs w:val="24"/>
          </w:rPr>
          <w:delText>(</w:delText>
        </w:r>
      </w:del>
      <w:r w:rsidR="006C114E" w:rsidRPr="006C114E">
        <w:rPr>
          <w:rFonts w:ascii="Times New Roman" w:hAnsi="Times New Roman" w:cs="Times New Roman"/>
          <w:sz w:val="24"/>
          <w:szCs w:val="24"/>
        </w:rPr>
        <w:fldChar w:fldCharType="begin"/>
      </w:r>
      <w:r w:rsidR="008F3414">
        <w:rPr>
          <w:rFonts w:ascii="Times New Roman" w:hAnsi="Times New Roman" w:cs="Times New Roman"/>
          <w:sz w:val="24"/>
          <w:szCs w:val="24"/>
        </w:rPr>
        <w:instrText xml:space="preserve"> ADDIN ZOTERO_ITEM CSL_CITATION {"citationID":"BlruZDY8","properties":{"formattedCitation":"(Yan 2024)","plainCitation":"(Yan 2024)","noteIndex":0},"citationItems":[{"id":912,"uris":["http://zotero.org/users/16227661/items/8FF58KVA"],"itemData":{"id":912,"type":"software","abstract":"Machine Learning Evaluation Metrics","genre":"R","license":"GPL-2.0","source":"GitHub","title":"yanyachen/MLmetrics","URL":"https://github.com/yanyachen/MLmetrics","author":[{"family":"Yan","given":"Yachen"}],"accessed":{"date-parts":[["2025",7,21]]},"issued":{"date-parts":[["2024",10,20]]}}}],"schema":"https://github.com/citation-style-language/schema/raw/master/csl-citation.json"} </w:instrText>
      </w:r>
      <w:r w:rsidR="006C114E" w:rsidRPr="006C114E">
        <w:rPr>
          <w:rFonts w:ascii="Times New Roman" w:hAnsi="Times New Roman" w:cs="Times New Roman"/>
          <w:sz w:val="24"/>
          <w:szCs w:val="24"/>
        </w:rPr>
        <w:fldChar w:fldCharType="separate"/>
      </w:r>
      <w:r w:rsidR="008F3414" w:rsidRPr="008F3414">
        <w:rPr>
          <w:rFonts w:ascii="Times New Roman" w:hAnsi="Times New Roman" w:cs="Times New Roman"/>
          <w:sz w:val="24"/>
        </w:rPr>
        <w:t>(Yan</w:t>
      </w:r>
      <w:ins w:id="62" w:author="Ferguson, Kiyomi (DFO/MPO)" w:date="2025-08-28T14:42:00Z">
        <w:r w:rsidR="004356B8">
          <w:rPr>
            <w:rFonts w:ascii="Times New Roman" w:hAnsi="Times New Roman" w:cs="Times New Roman"/>
            <w:sz w:val="24"/>
          </w:rPr>
          <w:t>,</w:t>
        </w:r>
      </w:ins>
      <w:r w:rsidR="008F3414" w:rsidRPr="008F3414">
        <w:rPr>
          <w:rFonts w:ascii="Times New Roman" w:hAnsi="Times New Roman" w:cs="Times New Roman"/>
          <w:sz w:val="24"/>
        </w:rPr>
        <w:t xml:space="preserve"> 2024)</w:t>
      </w:r>
      <w:r w:rsidR="006C114E" w:rsidRPr="006C114E">
        <w:rPr>
          <w:rFonts w:ascii="Times New Roman" w:hAnsi="Times New Roman" w:cs="Times New Roman"/>
          <w:sz w:val="24"/>
          <w:szCs w:val="24"/>
        </w:rPr>
        <w:fldChar w:fldCharType="end"/>
      </w:r>
      <w:del w:id="63" w:author="Ferguson, Kiyomi (DFO/MPO)" w:date="2025-08-28T14:42:00Z">
        <w:r w:rsidRPr="006C114E" w:rsidDel="004356B8">
          <w:rPr>
            <w:rFonts w:ascii="Times New Roman" w:eastAsia="Times New Roman" w:hAnsi="Times New Roman" w:cs="Times New Roman"/>
            <w:sz w:val="24"/>
            <w:szCs w:val="24"/>
          </w:rPr>
          <w:delText>)</w:delText>
        </w:r>
      </w:del>
      <w:del w:id="64" w:author="Ferguson, Kiyomi (DFO/MPO)" w:date="2025-08-28T14:45:00Z">
        <w:r w:rsidRPr="006C114E" w:rsidDel="004356B8">
          <w:rPr>
            <w:rFonts w:ascii="Times New Roman" w:eastAsia="Times New Roman" w:hAnsi="Times New Roman" w:cs="Times New Roman"/>
            <w:sz w:val="24"/>
            <w:szCs w:val="24"/>
          </w:rPr>
          <w:delText xml:space="preserve"> to quantify the model’s prediction accuracy</w:delText>
        </w:r>
      </w:del>
      <w:r w:rsidRPr="006C114E">
        <w:rPr>
          <w:rFonts w:ascii="Times New Roman" w:eastAsia="Times New Roman" w:hAnsi="Times New Roman" w:cs="Times New Roman"/>
          <w:sz w:val="24"/>
          <w:szCs w:val="24"/>
        </w:rPr>
        <w:t xml:space="preserve">.  </w:t>
      </w:r>
    </w:p>
    <w:p w14:paraId="0DACFF72" w14:textId="77777777" w:rsidR="002F142A" w:rsidRPr="006C114E" w:rsidRDefault="00E8701E" w:rsidP="005B1DCF">
      <w:pPr>
        <w:pStyle w:val="Heading4"/>
      </w:pPr>
      <w:bookmarkStart w:id="65" w:name="_8bynnm1xs7yz" w:colFirst="0" w:colLast="0"/>
      <w:bookmarkEnd w:id="65"/>
      <w:r w:rsidRPr="006C114E">
        <w:lastRenderedPageBreak/>
        <w:t>Shift Indicators</w:t>
      </w:r>
    </w:p>
    <w:p w14:paraId="40D05FFA" w14:textId="00390FB5" w:rsidR="002F142A" w:rsidRPr="006C114E" w:rsidRDefault="00E8701E" w:rsidP="006C114E">
      <w:pPr>
        <w:spacing w:before="240" w:after="240"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Animal distributions respond to a variety of ecosystem conditions, and it is important to fisheries management to distinguish between changes in productivity and</w:t>
      </w:r>
      <w:ins w:id="66" w:author="Ferguson, Kiyomi (DFO/MPO)" w:date="2025-08-28T14:50:00Z">
        <w:r w:rsidR="001A4BA0">
          <w:rPr>
            <w:rFonts w:ascii="Times New Roman" w:eastAsia="Times New Roman" w:hAnsi="Times New Roman" w:cs="Times New Roman"/>
            <w:sz w:val="24"/>
            <w:szCs w:val="24"/>
          </w:rPr>
          <w:t xml:space="preserve"> those in</w:t>
        </w:r>
      </w:ins>
      <w:r w:rsidRPr="006C114E">
        <w:rPr>
          <w:rFonts w:ascii="Times New Roman" w:eastAsia="Times New Roman" w:hAnsi="Times New Roman" w:cs="Times New Roman"/>
          <w:sz w:val="24"/>
          <w:szCs w:val="24"/>
        </w:rPr>
        <w:t xml:space="preserve"> distribution </w:t>
      </w:r>
      <w:del w:id="67" w:author="Ferguson, Kiyomi (DFO/MPO)" w:date="2025-08-28T14:50:00Z">
        <w:r w:rsidRPr="006C114E" w:rsidDel="001A4BA0">
          <w:rPr>
            <w:rFonts w:ascii="Times New Roman" w:eastAsia="Times New Roman" w:hAnsi="Times New Roman" w:cs="Times New Roman"/>
            <w:sz w:val="24"/>
            <w:szCs w:val="24"/>
          </w:rPr>
          <w:delText xml:space="preserve">induced </w:delText>
        </w:r>
      </w:del>
      <w:ins w:id="68" w:author="Ferguson, Kiyomi (DFO/MPO)" w:date="2025-08-28T14:50:00Z">
        <w:r w:rsidR="001A4BA0">
          <w:rPr>
            <w:rFonts w:ascii="Times New Roman" w:eastAsia="Times New Roman" w:hAnsi="Times New Roman" w:cs="Times New Roman"/>
            <w:sz w:val="24"/>
            <w:szCs w:val="24"/>
          </w:rPr>
          <w:t>driven</w:t>
        </w:r>
        <w:r w:rsidR="001A4BA0"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by climate change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{"citationID":"KmGglnHa","properties":{"formattedCitation":"(Link et al. 2021)","plainCitation":"(Link et al. 2021)","noteIndex":0},"citationItems":[{"id":333,"uris":["http://zotero.org/users/16227661/items/5VI7V5CB"],"itemData":{"id":333,"type":"article-journal","container-title":"ICES Journal of Marine Science","ISSN":"1054-3139","issue":"10","page":"3562-3580","title":"Proposed business rules to incorporate climate-induced changes in fisheries management","volume":"78","author":[{"family":"Link","given":"J. S."},{"family":"Karp","given":"M. A."},{"family":"Lynch","given":"P."},{"family":"Morrison","given":"W. E."},{"family":"Peterson","given":"J."}],"issued":{"date-parts":[["2021"]]}}}],"schema":"https://github.com/citation-style-language/schema/raw/master/csl-citation.json"}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(Link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To quantify and understand Atlantic halibut distribution and abundance changes, we selected the best-fitting and predictive SDM (Env + </w:t>
      </w:r>
      <w:proofErr w:type="spellStart"/>
      <w:r w:rsidRPr="006C114E">
        <w:rPr>
          <w:rFonts w:ascii="Times New Roman" w:eastAsia="Times New Roman" w:hAnsi="Times New Roman" w:cs="Times New Roman"/>
          <w:sz w:val="24"/>
          <w:szCs w:val="24"/>
        </w:rPr>
        <w:t>Sp</w:t>
      </w:r>
      <w:proofErr w:type="spellEnd"/>
      <w:r w:rsidRPr="006C114E">
        <w:rPr>
          <w:rFonts w:ascii="Times New Roman" w:eastAsia="Times New Roman" w:hAnsi="Times New Roman" w:cs="Times New Roman"/>
          <w:sz w:val="24"/>
          <w:szCs w:val="24"/>
        </w:rPr>
        <w:t xml:space="preserve"> + </w:t>
      </w:r>
      <w:proofErr w:type="spellStart"/>
      <w:r w:rsidRPr="006C114E">
        <w:rPr>
          <w:rFonts w:ascii="Times New Roman" w:eastAsia="Times New Roman" w:hAnsi="Times New Roman" w:cs="Times New Roman"/>
          <w:sz w:val="24"/>
          <w:szCs w:val="24"/>
        </w:rPr>
        <w:t>SpT</w:t>
      </w:r>
      <w:proofErr w:type="spellEnd"/>
      <w:r w:rsidRPr="006C114E">
        <w:rPr>
          <w:rFonts w:ascii="Times New Roman" w:eastAsia="Times New Roman" w:hAnsi="Times New Roman" w:cs="Times New Roman"/>
          <w:sz w:val="24"/>
          <w:szCs w:val="24"/>
        </w:rPr>
        <w:t>), and then used it with the BNAM gridded environmental data to make continuous year-season predictions across the study domain from 1990-2023. Since spring had the best survey coverage, with sampling in all three regions</w:t>
      </w:r>
      <w:r w:rsidR="00542C35">
        <w:rPr>
          <w:rFonts w:ascii="Times New Roman" w:eastAsia="Times New Roman" w:hAnsi="Times New Roman" w:cs="Times New Roman"/>
          <w:color w:val="9334E6"/>
          <w:sz w:val="24"/>
          <w:szCs w:val="24"/>
        </w:rPr>
        <w:t xml:space="preserve"> </w:t>
      </w:r>
      <w:r w:rsidR="00542C35" w:rsidRPr="00542C35">
        <w:rPr>
          <w:rFonts w:ascii="Times New Roman" w:eastAsia="Times New Roman" w:hAnsi="Times New Roman" w:cs="Times New Roman"/>
          <w:sz w:val="24"/>
          <w:szCs w:val="24"/>
        </w:rPr>
        <w:t>(</w:t>
      </w:r>
      <w:r w:rsidRPr="006C114E">
        <w:rPr>
          <w:rFonts w:ascii="Times New Roman" w:eastAsia="Times New Roman" w:hAnsi="Times New Roman" w:cs="Times New Roman"/>
          <w:sz w:val="24"/>
          <w:szCs w:val="24"/>
        </w:rPr>
        <w:t>Appendix S1: Table S1), we isolated yearly spring model estimates for our shift indicator analysis.</w:t>
      </w:r>
    </w:p>
    <w:p w14:paraId="14FED011" w14:textId="77777777" w:rsidR="002F142A" w:rsidRPr="006C114E" w:rsidRDefault="00E8701E" w:rsidP="006C114E">
      <w:pPr>
        <w:spacing w:before="240" w:after="240"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Following Link et al., (2021)’s proposed business rules, we used the model predictions to estimate a suite of six indicators of shift and expansion to identify, assess, and categorize the nature of spatial or temporal changes in abundance across the study region: Abundance, Centre of Gravity (COG), </w:t>
      </w:r>
      <w:r w:rsidRPr="006C114E">
        <w:rPr>
          <w:rFonts w:ascii="Times New Roman" w:eastAsia="Times New Roman" w:hAnsi="Times New Roman" w:cs="Times New Roman"/>
          <w:color w:val="212529"/>
          <w:sz w:val="24"/>
          <w:szCs w:val="24"/>
        </w:rPr>
        <w:t>Depth-Weighted Abundance (DWA)</w:t>
      </w:r>
      <w:r w:rsidRPr="006C114E">
        <w:rPr>
          <w:rFonts w:ascii="Times New Roman" w:eastAsia="Times New Roman" w:hAnsi="Times New Roman" w:cs="Times New Roman"/>
          <w:sz w:val="24"/>
          <w:szCs w:val="24"/>
        </w:rPr>
        <w:t xml:space="preserve">, Area Occupied (AO), Leading and Trailing Range Edge, and Distance to Border (i.e., distance from COG to the international border at the Hague line). COG was estimated using centroid formulas that calculate the average  latitude and longitude, weighted by abundance. DWA was estimated as the average depth, weighted by abundance. </w:t>
      </w:r>
      <w:r w:rsidRPr="006C114E">
        <w:rPr>
          <w:rFonts w:ascii="Times New Roman" w:eastAsia="Times New Roman" w:hAnsi="Times New Roman" w:cs="Times New Roman"/>
          <w:color w:val="212529"/>
          <w:sz w:val="24"/>
          <w:szCs w:val="24"/>
        </w:rPr>
        <w:t>AO was estimated using an index representing the area containing 90% of the abundance. Leading and Trailing R</w:t>
      </w:r>
      <w:r w:rsidRPr="006C114E">
        <w:rPr>
          <w:rFonts w:ascii="Times New Roman" w:eastAsia="Times New Roman" w:hAnsi="Times New Roman" w:cs="Times New Roman"/>
          <w:sz w:val="24"/>
          <w:szCs w:val="24"/>
        </w:rPr>
        <w:t xml:space="preserve">ange Edges were estimated based on the geographical minimum (5%) and maximum (95%) of modelled abundance. Distance to Border was estimated using geospatial tools (e.g., Haversine formula) to compute the shortest path from the COG to the nearest point on the international border (the Hague line), implementing a rule to ensure that this path did not cross land. </w:t>
      </w:r>
    </w:p>
    <w:p w14:paraId="0E80D247" w14:textId="0484E56B" w:rsidR="002F142A" w:rsidRPr="006C114E" w:rsidRDefault="00E8701E" w:rsidP="006C114E">
      <w:pPr>
        <w:spacing w:before="240" w:after="240"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lastRenderedPageBreak/>
        <w:t xml:space="preserve">We calculated each indicator as a time series within two distinct warming periods, at a regional scale (USA and Canada), and then within focal areas (Appendix S1: Table S3). Warming waters have already led to changes in species productivity in the Gulf of Maine region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{"citationID":"1lZcYekD","properties":{"formattedCitation":"(Pershing et al. 2015)","plainCitation":"(Pershing et al. 2015)","noteIndex":0},"citationItems":[{"id":842,"uris":["http://zotero.org/users/16227661/items/ISM6TEWT"],"itemData":{"id":842,"type":"article-journal","abstract":"Several studies have documented fish populations changing in response to long-term warming. Over the past decade, sea surface temperatures in the Gulf of Maine increased faster than 99% of the global ocean. The warming, which was related to a northward shift in the Gulf Stream and to changes in the Atlantic Multidecadal Oscillation and Pacific Decadal Oscillation, led to reduced recruitment and increased mortality in the region’s Atlantic cod (Gadus morhua) stock. Failure to recognize the impact of warming on cod contributed to overfishing. Recovery of this fishery depends on sound management, but the size of the stock depends on future temperature conditions. The experience in the Gulf of Maine highlights the need to incorporate environmental factors into resource management.","container-title":"Science","DOI":"10.1126/science.aac9819","issue":"6262","note":"publisher: American Association for the Advancement of Science","page":"809-812","source":"science.org (Atypon)","title":"Slow adaptation in the face of rapid warming leads to collapse of the Gulf of Maine cod fishery","URL":"https://www.science.org/doi/10.1126/science.aac9819","volume":"350","author":[{"family":"Pershing","given":"Andrew J."},{"family":"Alexander","given":"Michael A."},{"family":"Hernandez","given":"Christina M."},{"family":"Kerr","given":"Lisa A."},{"family":"Le Bris","given":"Arnault"},{"family":"Mills","given":"Katherine E."},{"family":"Nye","given":"Janet A."},{"family":"Record","given":"Nicholas R."},{"family":"Scannell","given":"Hillary A."},{"family":"Scott","given":"James D."},{"family":"Sherwood","given":"Graham D."},{"family":"Thomas","given":"Andrew C."}],"accessed":{"date-parts":[["2025",6,25]]},"issued":{"date-parts":[["2015",11,13]]}}}],"schema":"https://github.com/citation-style-language/schema/raw/master/csl-citation.json"}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(Pershing et al. 2015)</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and temperatures are projected to continue to rise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{"citationID":"0hDyboAI","properties":{"formattedCitation":"(Brickman et al. 2021)","plainCitation":"(Brickman et al. 2021)","noteIndex":0},"citationItems":[{"id":837,"uris":["http://zotero.org/users/16227661/items/YX8HQHC2"],"itemData":{"id":837,"type":"article-journal","abstract":"The Gulf of Maine (GoM) is currently experiencing its warmest period in the instrumental record. Two high-resolution numerical ocean models were used to downscale global climate projections to produce four estimates of ocean physical properties in the GoM in 2050 for the “business as usual” carbon emission scenario. All simulations project increases in the GoM mean sea surface temperature (of 1.1 °C–2.4 °C) and bottom temperature (of 1.5 °C–2.1 °C). In terms of mean vertical structure, all simulations project temperature increases throughout the water column (surface-to-bottom changes of 0.2 °C–0.5 °C). The GoM volume-averaged changes in temperature range from 1.5 °C to 2.3 °C. Translated to rates, the sea surface temperature projections are all greater than the observed 100-year rate, with two projections below and two above the observed 1982–2013 rate. Sea surface salinity changes are more variable, with three of four simulations projecting decreases. Bottom salinity changes vary spatially and between projections, with three simulations projecting varying increases in deeper waters but decreases in shallower zones and one simulation projecting a salinity increase in all bottom waters. In terms of mean vertical structure, salinity structure varies, with two simulations projecting surface decreases that switch sign with depth and two projecting increases throughout the (subsurface) water column. Three simulations show a difference between coastal and deeper waters whereby the coastal zone is projected to be systematically fresher than deeper waters, by as much as 0.2 g kg–1. Stratification, 50 m to surface, is projected to increase in all simulations, with rates ranging from 0.003 to 0.006 kg m–4 century–1 which are lower than the observed change on the Scotian Shelf. The results from these simulations can be used to assess potential acidification and ecosystem changes in the GoM.","container-title":"Elementa: Science of the Anthropocene","DOI":"10.1525/elementa.2020.20.00055","ISSN":"2325-1026","issue":"1","journalAbbreviation":"Elementa: Science of the Anthropocene","page":"00055","source":"Silverchair","title":"Projections of physical conditions in the Gulf of Maine in 2050","URL":"https://doi.org/10.1525/elementa.2020.20.00055","volume":"9","author":[{"family":"Brickman","given":"Dave"},{"family":"Alexander","given":"Michael A."},{"family":"Pershing","given":"Andrew"},{"family":"Scott","given":"James D."},{"family":"Wang","given":"Zeliang"}],"accessed":{"date-parts":[["2025",6,25]]},"issued":{"date-parts":[["2021",5,6]]}}}],"schema":"https://github.com/citation-style-language/schema/raw/master/csl-citation.json"}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(Brickman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Across the study domain, an increase in the frequency of naturally occurring warm water influxes resulted in an enhanced warming trend that started around 2005-2007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{"citationID":"FlsWH0xu","properties":{"formattedCitation":"(Brickman et al. 2018; Friedland et al. 2024)","plainCitation":"(Brickman et al. 2018; Friedland et al. 2024)","noteIndex":0},"citationItems":[{"id":4,"uris":["http://zotero.org/users/16227661/items/9V7WHUSZ"],"itemData":{"id":4,"type":"article-journal","container-title":"Continental Shelf Research","ISSN":"0278-4343","page":"11-22","title":"Mechanism for the recent ocean warming events on the Scotian Shelf of eastern Canada","volume":"156","author":[{"family":"Brickman","given":"D."},{"family":"Hebert","given":"D."},{"family":"Wang","given":"Z."}],"issued":{"date-parts":[["2018"]]}},"label":"page"},{"id":771,"uris":["http://zotero.org/users/16227661/items/YPT998IY"],"itemData":{"id":771,"type":"article-journal","abstract":"Trends in sea surface temperatures (SST) of the US Northeast Continental Shelf and the adjacent Slope Sea were analyzed using a quantile approach. SST through the period 1982–2021 were analyzed for change in annual mean and range. In addition, the mean of each 25% quantile of the data by year was calculated. Using the full time series, the climatological SSTs at each quantile was determined, which in turn were used with the annual data to determine the number of days temperature fell within the limits of each climatological quantile. The time series of the data parameters were summarized by grid location and for a series of representative index areas. The index areas were analyzed for evidence of change points or regime shifts using the STARS (Sequential T-test Analysis of Regime Shifts) algorithm. The widely reported SST warming in this region was reinforced with our analysis; our findings also revealed new aspects of the change of thermal conditions in important ways. Mean annual temperature trended at approximately 0.36 °C per decade; however, warm quantile SSTs increased by more than 1.25 °C per decade in the Slope Sea, representing a five degree increase over the study period. The change point analysis suggested the change in thermal regime began as early as 2005 or 2007 with the study region fully enveloped by regime change by 2012. A previously identified change point in 1999 appears to be related to the duration of warming as opposed to SST levels. Mean SST alone does not capture the nature of high temperature exposure for living marine species in the study area; these regions may be experiencing a month or more of stressfully higher SST. The thermal effects derived using the quantile approach suggest different types of thermal exposures compared to heat wave analyses, especially related to cumulative exposure.","container-title":"Regional Studies in Marine Science","DOI":"10.1016/j.rsma.2024.103398","ISSN":"2352-4855","journalAbbreviation":"Regional Studies in Marine Science","page":"103398","source":"ScienceDirect","title":"Regime change in northwest Atlantic sea surface temperatures revealed using a quantile approach","URL":"https://www.sciencedirect.com/science/article/pii/S2352485524000318","volume":"71","author":[{"family":"Friedland","given":"Kevin D."},{"family":"Pontavice","given":"Hubert","non-dropping-particle":"du"},{"family":"Palter","given":"Jaime"},{"family":"Townsend","given":"David W."},{"family":"Fratantoni","given":"Paula"},{"family":"Silver","given":"Adrienne"},{"family":"Gangopadhyay","given":"Avijit"}],"accessed":{"date-parts":[["2025",2,24]]},"issued":{"date-parts":[["2024",4,1]]}},"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(Brickman et al. 2018; Friedland et al.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leading to a thermal regime shift by 2012 in the Gulf of Maine region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{"citationID":"U13vvP7j","properties":{"formattedCitation":"(Friedland et al. 2024)","plainCitation":"(Friedland et al. 2024)","noteIndex":0},"citationItems":[{"id":771,"uris":["http://zotero.org/users/16227661/items/YPT998IY"],"itemData":{"id":771,"type":"article-journal","abstract":"Trends in sea surface temperatures (SST) of the US Northeast Continental Shelf and the adjacent Slope Sea were analyzed using a quantile approach. SST through the period 1982–2021 were analyzed for change in annual mean and range. In addition, the mean of each 25% quantile of the data by year was calculated. Using the full time series, the climatological SSTs at each quantile was determined, which in turn were used with the annual data to determine the number of days temperature fell within the limits of each climatological quantile. The time series of the data parameters were summarized by grid location and for a series of representative index areas. The index areas were analyzed for evidence of change points or regime shifts using the STARS (Sequential T-test Analysis of Regime Shifts) algorithm. The widely reported SST warming in this region was reinforced with our analysis; our findings also revealed new aspects of the change of thermal conditions in important ways. Mean annual temperature trended at approximately 0.36 °C per decade; however, warm quantile SSTs increased by more than 1.25 °C per decade in the Slope Sea, representing a five degree increase over the study period. The change point analysis suggested the change in thermal regime began as early as 2005 or 2007 with the study region fully enveloped by regime change by 2012. A previously identified change point in 1999 appears to be related to the duration of warming as opposed to SST levels. Mean SST alone does not capture the nature of high temperature exposure for living marine species in the study area; these regions may be experiencing a month or more of stressfully higher SST. The thermal effects derived using the quantile approach suggest different types of thermal exposures compared to heat wave analyses, especially related to cumulative exposure.","container-title":"Regional Studies in Marine Science","DOI":"10.1016/j.rsma.2024.103398","ISSN":"2352-4855","journalAbbreviation":"Regional Studies in Marine Science","page":"103398","source":"ScienceDirect","title":"Regime change in northwest Atlantic sea surface temperatures revealed using a quantile approach","URL":"https://www.sciencedirect.com/science/article/pii/S2352485524000318","volume":"71","author":[{"family":"Friedland","given":"Kevin D."},{"family":"Pontavice","given":"Hubert","non-dropping-particle":"du"},{"family":"Palter","given":"Jaime"},{"family":"Townsend","given":"David W."},{"family":"Fratantoni","given":"Paula"},{"family":"Silver","given":"Adrienne"},{"family":"Gangopadhyay","given":"Avijit"}],"accessed":{"date-parts":[["2025",2,24]]},"issued":{"date-parts":[["2024",4,1]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(Friedland et al.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The increase in Atlantic halibut abundance in Canada (starting around 2005), has been associated with an increase in available thermal habitat across the region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{"citationID":"mqGJhRrI","properties":{"formattedCitation":"(Czich et al. 2023)","plainCitation":"(Czich et al. 2023)","noteIndex":0},"citationItems":[{"id":782,"uris":["http://zotero.org/users/16227661/items/3PQFHJXY"],"itemData":{"id":782,"type":"article-journal","abstract":"With the influence of climate change on marine systems expanding, climate adaptation will be fundamental for the future of fisheries management. An exponential increase in Atlantic halibut Hippoglossus hippoglossus landings over the past decade has coincided with warming ocean temperatures. Here, we explore how historical changes in abundance have been linked to changing thermal habitat conditions and project trends with a warming climate under different emissions scenarios. From 1990 to 2018, available thermal habitat increased by 11.6 ± 7.35% and growing degree days have increased by 13.5 ± 7.86 °C·days across the region. With warming, the probability of occurrence is projected to increase up to 20.5% in Canada by 2085 under RCP 8.5 for Atlantic halibut. Our results suggest that shifting patterns of halibut distribution and abundance are linked to thermal conditions and that continued warming will likely continue to enhance habitat conditions, leading to increased abundance in the Canadian range. Collectively, these results illustrate the influence of shifting environmental conditions on population dynamics and emphasize the importance of adaptive management practices in a dynamic future climate.","container-title":"FACETS","DOI":"10.1139/facets-2021-0202","ISSN":"2371-1671","journalAbbreviation":"FACETS","language":"en","license":"https://creativecommons.org/licenses/by/4.0/deed.en_GB","page":"1-14","source":"DOI.org (Crossref)","title":"Recent and projected climate change–induced expansion of Atlantic halibut in the Northwest Atlantic","URL":"https://facetsjournal.com/doi/10.1139/facets-2021-0202","volume":"8","author":[{"family":"Czich","given":"Andrew N."},{"family":"Stanley","given":"R.R.E."},{"family":"Avery","given":"T.S."},{"family":"Heyer","given":"C.E.","non-dropping-particle":"den"},{"family":"Shackell","given":"N.L."}],"editor":[{"family":"Clements","given":"Jeff C."}],"accessed":{"date-parts":[["2025",3,3]]},"issued":{"date-parts":[["2023",1,1]]}}}],"schema":"https://github.com/citation-style-language/schema/raw/master/csl-citation.json"}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(Czich et al. 2023)</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In this analysis, we evaluated and compared temporal trends in abundance and shift indicators using a linear model in two periods: before (1990-2005) and during (2006-2023) enhanced warming. We assumed a Gaussian error distribution and extracted the slopes and confidence intervals to compare rates between the two periods.</w:t>
      </w:r>
    </w:p>
    <w:p w14:paraId="7F0FA6CF" w14:textId="6ED85F9D"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To capture the population structure and to support fine-scale analyses of this broadly distributed species, we further divided the study area into focal areas designed to represent the spatial stock structure of Atlantic halibut. The use of focal areas enabled the application of the shift indicators to a spatially-structured population. Twelve focal areas were identified within the study region based on five sources of evidence relating to Atlantic halibut stock structure and distributions (Figure 2a)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{"citationID":"flzUni9x","properties":{"formattedCitation":"(Boudreau et al. 2017; Kersula and Seitz 2019; Liu et al. 2019; Ransier et al. 2024; Seitz et al. 2016; Shackell et al. 2022)","plainCitation":"(Boudreau et al. 2017; Kersula and Seitz 2019; Liu et al. 2019; Ransier et al. 2024; Seitz et al. 2016; Shackell et al. 2022)","noteIndex":0},"citationItems":[{"id":2,"uris":["http://zotero.org/users/16227661/items/F6T9Y8SW"],"itemData":{"id":2,"type":"article-journal","abstract":"Abstract In the early 1990s, the Northwest Atlantic Ocean underwent a fisheries-driven ecosystem shift. Today, the iconic cod (Gadus morhua) remains at low levels, while Atlantic halibut (Hippoglossus hippoglossus) has been increasing since the mid-2000s, concomitant with increasing interest from the fishing industry. Currently, our knowledge about halibut ecology is limited, and the lack of recovery in other collapsed groundfish populations has highlighted the danger of overfishing local concentrations. Here, we apply a Bayesian hierarchical spatiotemporal approach to model the spatial structure of juvenile Atlantic halibut over 36 years and three fisheries management regimes using three model parameters to characterize the resulting spatiotemporal abundance structure: persistence (similarity of spatial structure over time), connectivity (coherence of temporal pattern over space), and spatial variance (variation across the seascape). Two areas of high juvenile abundance persisted through three decades whereas two in the northeast are now diminished, despite the increased abundance and landings throughout the management units. The persistent areas overlap with full and seasonal area closures, which may act as refuges from fishing. Connectivity was estimated to be 250 km, an order of magnitude less than the distance assumed by the definition of the Canadian management units (~2,000 km). The underlying question of whether there are distinct populations within the southern stock unit cannot be answered with this model, but the smaller ~250 km scale of coherent temporal patterns suggests more complex population structure than previously thought, which should be taken into consideration by fishery management.","container-title":"Ecology and Evolution","DOI":"10.1002/ece3.3495","ISSN":"2045-7758","issue":"22","page":"9739-9749","title":"Connectivity, persistence, and loss of high abundance areas of a recovering marine fish population in the Northwest Atlantic Ocean","volume":"7","author":[{"family":"Boudreau","given":"Stephanie A."},{"family":"Shackell","given":"Nancy L."},{"family":"Carson","given":"Stuart"},{"family":"Heyer","given":"Cornelia E.","non-dropping-particle":"den"}],"issued":{"date-parts":[["2017"]]}},"label":"page"},{"id":104,"uris":["http://zotero.org/users/16227661/items/HP825WWM"],"itemData":{"id":104,"type":"article-journal","container-title":"Journal of Northwest Atlantic Fishery Science","DOI":"10.2960/J.v50.m719","ISSN":"0250-6408 1682-9786 1811-8224","page":"13-24","title":"Diverse migratory behaviors of Atlantic halibut (&lt;i&gt;Hippoglossus hippoglossus&lt;/i&gt;, L.) based on the 2000–2017 Maine halibut tagging program","volume":"50","author":[{"family":"Kersula","given":"M."},{"family":"Seitz","given":"A."}],"issued":{"date-parts":[["2019"]]}}},{"id":24,"uris":["http://zotero.org/users/16227661/items/TUULJED3"],"itemData":{"id":24,"type":"article-journal","container-title":"ICES Journal of Marine Science","ISSN":"1054-3139","issue":"7","page":"2020-2032","title":"Movements of Atlantic halibut in the Gulf of Maine based on geolocation","volume":"76","author":[{"family":"Liu","given":"Chang"},{"family":"Bank","given":"Crista"},{"family":"Kersula","given":"Michael"},{"family":"Cowles","given":"Geoffrey W."},{"family":"Zemeckis","given":"Douglas R."},{"family":"Cadrin","given":"Steven X."},{"family":"McGuire","given":"Christopher"}],"issued":{"date-parts":[["2019"]]}},"label":"page"},{"id":722,"uris":["http://zotero.org/users/16227661/items/PG5NICCF"],"itemData":{"id":722,"type":"article-journal","abstract":"Growing evidence suggests that complex spatial structure occurs within the Scotian Shelf and southern Grand Banks (SSGB) Atlantic halibut stock, yet large knowledge gaps remain about diversity of migratory and spawning behaviors. Here, 71 pop-up satellite archival tags were deployed on large Atlantic halibut (FL: 87–166 cm) between 2012 and 2020. Migration tracks were successfully reconstructed for 43 fish using a hidden Markov geolocation model, and temperature and depth time series were available for an additional nine fish (total n = 52). Five migratory behavior categories were identified: shelf residency, slope residency, shelf-channel migration, shelf-slope migration, and dispersal. High-resolution data for four of 20 physically recovered tags provided evidence of putative spawning behavior in deep channels on the continental shelf and along the continental slope between January and February. Additionally, four halibut displayed previously undocumented periods of sustained, oscillatory vertical movements along the continental slope between November and February. The high migratory diversity observed in this study provides support for the existence of multiple resident and migratory contingents in the SSGB stock in the apparent absence of significant genetic structure.","container-title":"Canadian Journal of Fisheries and Aquatic Sciences","DOI":"10.1139/cjfas-2023-0282","ISSN":"0706-652X","issue":"7","journalAbbreviation":"Can. J. Fish. Aquat. Sci.","note":"publisher: NRC Research Press","page":"828-846","source":"cdnsciencepub.com (Atypon)","title":"Electronic tags reveal high migratory diversity within the largest Atlantic halibut (Hippoglossus hippoglossus) stock","URL":"https://cdnsciencepub.com/doi/full/10.1139/cjfas-2023-0282","volume":"81","author":[{"family":"Ransier","given":"Krista T."},{"family":"Gatti","given":"Paul"},{"family":"Le Bris","given":"Arnault"},{"family":"Heyer","given":"Cornelia E.","non-dropping-particle":"den"},{"family":"Claireaux","given":"Guy"},{"family":"Wringe","given":"Brendan"},{"family":"Fisher","given":"Jonathan A. D."}],"accessed":{"date-parts":[["2025",2,23]]},"issued":{"date-parts":[["2024",7]]}}},{"id":919,"uris":["http://zotero.org/users/16227661/items/GGX7HG6H"],"itemData":{"id":919,"type":"article-journal","abstract":"In the Northwest Atlantic, emerging evidence suggests that different stocks of Atlantic halibut (Hippoglossus hippoglossus) exist in Canadian and U.S. waters. To examine the movement of Atlantic halibut that occupy the Gulf of Maine in U.S. waters during the summer, two types of electronic tags were attached to large adult fish (n = 70) in 2007–2009. None of the recovered tags (n = 12) provided evidence that the fish occupied the relatively deep waters of the continental slope during the winter, where Canadian Atlantic halibut have been shown to spawn. This observation provides additional evidence for the hypothesis that different stocks of Atlantic halibut exist in Canadian and U.S. waters. Furthermore, this observation requires reexamination of the long-standing assumptions made by fisheries scientists that all Atlantic halibut spawn in deep water on the continental slope and that the majority of mature Atlantic halibut spawn annually. This information may be important for understanding the population dynamics of Atlantic halibut in U.S. waters.","container-title":"Journal of Northwest Atlantic Fishery Science","DOI":"10.2960/J.v48.m713","ISSN":"0250-6408, 1682-9786, 1811-8224","journalAbbreviation":"J. Northw. Atl. Fish. Sci.","language":"en","page":"33-40","source":"DOI.org (Crossref)","title":"Continental shelf residency by adult Atlantic halibut electronic tagged in the Gulf of Maine","URL":"http://journal.nafo.int/Portals/0/Vol48-2016/J48-Seitz-713.pdf","volume":"48","author":[{"family":"Seitz","given":"A C"},{"family":"Evans","given":"M D"},{"family":"Courtney","given":"M B"},{"family":"Kanwit","given":"J K"}],"accessed":{"date-parts":[["2025",7,28]]},"issued":{"date-parts":[["2016",11,17]]}},"label":"page"},{"id":807,"uris":["http://zo</w:instrText>
      </w:r>
      <w:r w:rsidR="006C114E" w:rsidRPr="006C114E">
        <w:rPr>
          <w:rFonts w:ascii="Times New Roman" w:hAnsi="Times New Roman" w:cs="Times New Roman"/>
          <w:sz w:val="24"/>
          <w:szCs w:val="24"/>
          <w:lang w:val="fr-FR"/>
        </w:rPr>
        <w:instrText xml:space="preserve">tero.org/users/16227661/items/96BNHTI9"],"itemData":{"id":807,"type":"article-journal","container-title":"Reviews in Fisheries Science &amp; Aquaculture","DOI":"10.1080/23308249.2021.1948502","ISSN":"2330-8249, 2330-8257","issue":"3","journalAbbreviation":"Reviews in Fisheries Science &amp; Aquaculture","language":"en","page":"281-305","source":"DOI.org (Crossref)","title":"Spatial Ecology of Atlantic Halibut across the Northwest Atlantic: A Recovering Species in an Era of Climate Change","title-short":"Spatial Ecology of Atlantic Halibut across the Northwest Atlantic","URL":"https://www.tandfonline.com/doi/full/10.1080/23308249.2021.1948502","volume":"30","author":[{"family":"Shackell","given":"Nancy L."},{"family":"Fisher","given":"Jonathan A. D."},{"family":"Den Heyer","given":"Cornelia E."},{"family":"Hennen","given":"Daniel R."},{"family":"Seitz","given":"Andrew C."},{"family":"Le Bris","given":"Arnault"},{"family":"Robert","given":"Dominique"},{"family":"Kersula","given":"Michael E."},{"family":"Cadrin","given":"Steven X."},{"family":"McBride","given":"Richard S."},{"family":"McGuire","given":"Christopher H."},{"family":"Kess","given":"Tony"},{"family":"Ransier","given":"Krista T."},{"family":"Liu","given":"Chang"},{"family":"Czich","given":"Andrew"},{"family":"Frank","given":"Kenneth T."}],"accessed":{"date-parts":[["2025",3,3]]},"issued":{"date-parts":[["2022",7,3]]}},"label":"page"}],"schema":"https://github.com/citation-style-language/schema/raw/master/csl-citation.json"}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lang w:val="fr-FR"/>
        </w:rPr>
        <w:t>(Boudreau et al. 2017; Kersula and Seitz 2019; Liu et al. 2019; Ransier et al. 2024; Seitz et al. 2016; Shackell et al. 2022)</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lang w:val="fr-FR"/>
        </w:rPr>
        <w:t xml:space="preserve">. </w:t>
      </w:r>
      <w:r w:rsidRPr="006C114E">
        <w:rPr>
          <w:rFonts w:ascii="Times New Roman" w:eastAsia="Times New Roman" w:hAnsi="Times New Roman" w:cs="Times New Roman"/>
          <w:sz w:val="24"/>
          <w:szCs w:val="24"/>
        </w:rPr>
        <w:t xml:space="preserve">To ensure that the size of the focal areas was not too restrictive, we conducted several iterations using different sized polygons. For the first iteration, we created polygons around </w:t>
      </w:r>
      <w:ins w:id="69" w:author="Ferguson, Kiyomi (DFO/MPO)" w:date="2025-08-28T14:57:00Z">
        <w:r w:rsidR="001A4BA0">
          <w:rPr>
            <w:rFonts w:ascii="Times New Roman" w:eastAsia="Times New Roman" w:hAnsi="Times New Roman" w:cs="Times New Roman"/>
            <w:sz w:val="24"/>
            <w:szCs w:val="24"/>
          </w:rPr>
          <w:t xml:space="preserve">identified </w:t>
        </w:r>
      </w:ins>
      <w:r w:rsidRPr="006C114E">
        <w:rPr>
          <w:rFonts w:ascii="Times New Roman" w:eastAsia="Times New Roman" w:hAnsi="Times New Roman" w:cs="Times New Roman"/>
          <w:sz w:val="24"/>
          <w:szCs w:val="24"/>
        </w:rPr>
        <w:t xml:space="preserve">focal areas </w:t>
      </w:r>
      <w:del w:id="70" w:author="Ferguson, Kiyomi (DFO/MPO)" w:date="2025-08-28T14:57:00Z">
        <w:r w:rsidRPr="006C114E" w:rsidDel="001A4BA0">
          <w:rPr>
            <w:rFonts w:ascii="Times New Roman" w:eastAsia="Times New Roman" w:hAnsi="Times New Roman" w:cs="Times New Roman"/>
            <w:sz w:val="24"/>
            <w:szCs w:val="24"/>
          </w:rPr>
          <w:delText>identified in Boudreau et al., (2017).</w:delText>
        </w:r>
      </w:del>
      <w:ins w:id="71" w:author="Ferguson, Kiyomi (DFO/MPO)" w:date="2025-08-28T14:57:00Z">
        <w:r w:rsidR="001A4BA0">
          <w:rPr>
            <w:rFonts w:ascii="Times New Roman" w:eastAsia="Times New Roman" w:hAnsi="Times New Roman" w:cs="Times New Roman"/>
            <w:sz w:val="24"/>
            <w:szCs w:val="24"/>
          </w:rPr>
          <w:t xml:space="preserve">, </w:t>
        </w:r>
        <w:proofErr w:type="spellStart"/>
        <w:r w:rsidR="001A4BA0">
          <w:rPr>
            <w:rFonts w:ascii="Times New Roman" w:eastAsia="Times New Roman" w:hAnsi="Times New Roman" w:cs="Times New Roman"/>
            <w:sz w:val="24"/>
            <w:szCs w:val="24"/>
          </w:rPr>
          <w:t>and</w:t>
        </w:r>
      </w:ins>
      <w:del w:id="72" w:author="Ferguson, Kiyomi (DFO/MPO)" w:date="2025-08-28T14:57:00Z">
        <w:r w:rsidRPr="006C114E" w:rsidDel="001A4BA0">
          <w:rPr>
            <w:rFonts w:ascii="Times New Roman" w:eastAsia="Times New Roman" w:hAnsi="Times New Roman" w:cs="Times New Roman"/>
            <w:sz w:val="24"/>
            <w:szCs w:val="24"/>
          </w:rPr>
          <w:delText xml:space="preserve"> We </w:delText>
        </w:r>
      </w:del>
      <w:r w:rsidRPr="006C114E">
        <w:rPr>
          <w:rFonts w:ascii="Times New Roman" w:eastAsia="Times New Roman" w:hAnsi="Times New Roman" w:cs="Times New Roman"/>
          <w:sz w:val="24"/>
          <w:szCs w:val="24"/>
        </w:rPr>
        <w:t>then</w:t>
      </w:r>
      <w:proofErr w:type="spellEnd"/>
      <w:r w:rsidRPr="006C114E">
        <w:rPr>
          <w:rFonts w:ascii="Times New Roman" w:eastAsia="Times New Roman" w:hAnsi="Times New Roman" w:cs="Times New Roman"/>
          <w:sz w:val="24"/>
          <w:szCs w:val="24"/>
        </w:rPr>
        <w:t xml:space="preserve"> estimated the 0.05, 0.5</w:t>
      </w:r>
      <w:ins w:id="73" w:author="Ferguson, Kiyomi (DFO/MPO)" w:date="2025-08-28T14:57:00Z">
        <w:r w:rsidR="001A4BA0">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 xml:space="preserve"> and 0.95 abundance quantiles for each year within each</w:t>
      </w:r>
      <w:del w:id="74" w:author="Ferguson, Kiyomi (DFO/MPO)" w:date="2025-08-28T14:57:00Z">
        <w:r w:rsidRPr="006C114E" w:rsidDel="00E102F4">
          <w:rPr>
            <w:rFonts w:ascii="Times New Roman" w:eastAsia="Times New Roman" w:hAnsi="Times New Roman" w:cs="Times New Roman"/>
            <w:sz w:val="24"/>
            <w:szCs w:val="24"/>
          </w:rPr>
          <w:delText xml:space="preserve"> </w:delText>
        </w:r>
        <w:r w:rsidRPr="006C114E" w:rsidDel="00E102F4">
          <w:rPr>
            <w:rFonts w:ascii="Times New Roman" w:eastAsia="Times New Roman" w:hAnsi="Times New Roman" w:cs="Times New Roman"/>
            <w:sz w:val="24"/>
            <w:szCs w:val="24"/>
          </w:rPr>
          <w:lastRenderedPageBreak/>
          <w:delText>focal area</w:delText>
        </w:r>
      </w:del>
      <w:r w:rsidRPr="006C114E">
        <w:rPr>
          <w:rFonts w:ascii="Times New Roman" w:eastAsia="Times New Roman" w:hAnsi="Times New Roman" w:cs="Times New Roman"/>
          <w:sz w:val="24"/>
          <w:szCs w:val="24"/>
        </w:rPr>
        <w:t>. If the 0.05 or 0.95 quantile indices were at a maximum and/or showed no variation over the time series, we increased the polygon size for the next iteration until there was at least some variation in the 0.05 and 0.95 quantiles. Descriptions of the focal areas are found in Appendix S1: Table S3.</w:t>
      </w:r>
    </w:p>
    <w:p w14:paraId="167F5C2C" w14:textId="77777777" w:rsidR="002F142A" w:rsidRPr="005B1DCF" w:rsidRDefault="00E8701E" w:rsidP="005B1DCF">
      <w:pPr>
        <w:pStyle w:val="Heading2"/>
      </w:pPr>
      <w:bookmarkStart w:id="75" w:name="_uhqpddf1vs0g" w:colFirst="0" w:colLast="0"/>
      <w:bookmarkEnd w:id="75"/>
      <w:r w:rsidRPr="005B1DCF">
        <w:lastRenderedPageBreak/>
        <w:t>RESULTS</w:t>
      </w:r>
    </w:p>
    <w:p w14:paraId="2EFFB8F6" w14:textId="77777777" w:rsidR="002F142A" w:rsidRPr="006C114E" w:rsidRDefault="00E8701E" w:rsidP="005B1DCF">
      <w:pPr>
        <w:pStyle w:val="Heading3"/>
      </w:pPr>
      <w:bookmarkStart w:id="76" w:name="_ju90t0r66p2o" w:colFirst="0" w:colLast="0"/>
      <w:bookmarkEnd w:id="76"/>
      <w:r w:rsidRPr="006C114E">
        <w:t xml:space="preserve">Species Distribution Model Evaluation </w:t>
      </w:r>
    </w:p>
    <w:p w14:paraId="236778F4" w14:textId="0711F9BF" w:rsidR="002F142A" w:rsidRPr="006C114E" w:rsidRDefault="00E8701E" w:rsidP="006C114E">
      <w:pPr>
        <w:pStyle w:val="Heading3"/>
        <w:rPr>
          <w:sz w:val="24"/>
          <w:szCs w:val="24"/>
        </w:rPr>
      </w:pPr>
      <w:bookmarkStart w:id="77" w:name="_l7u1u4ojm7ck" w:colFirst="0" w:colLast="0"/>
      <w:bookmarkEnd w:id="77"/>
      <w:r w:rsidRPr="006C114E">
        <w:rPr>
          <w:sz w:val="24"/>
          <w:szCs w:val="24"/>
        </w:rPr>
        <w:t xml:space="preserve">The three fitted Atlantic halibut SDMs (Env, Env + </w:t>
      </w:r>
      <w:proofErr w:type="spellStart"/>
      <w:r w:rsidRPr="006C114E">
        <w:rPr>
          <w:sz w:val="24"/>
          <w:szCs w:val="24"/>
        </w:rPr>
        <w:t>Sp</w:t>
      </w:r>
      <w:proofErr w:type="spellEnd"/>
      <w:r w:rsidRPr="006C114E">
        <w:rPr>
          <w:sz w:val="24"/>
          <w:szCs w:val="24"/>
        </w:rPr>
        <w:t xml:space="preserve">, and Env + </w:t>
      </w:r>
      <w:proofErr w:type="spellStart"/>
      <w:r w:rsidRPr="006C114E">
        <w:rPr>
          <w:sz w:val="24"/>
          <w:szCs w:val="24"/>
        </w:rPr>
        <w:t>Sp</w:t>
      </w:r>
      <w:proofErr w:type="spellEnd"/>
      <w:r w:rsidRPr="006C114E">
        <w:rPr>
          <w:sz w:val="24"/>
          <w:szCs w:val="24"/>
        </w:rPr>
        <w:t xml:space="preserve"> + </w:t>
      </w:r>
      <w:proofErr w:type="spellStart"/>
      <w:r w:rsidRPr="006C114E">
        <w:rPr>
          <w:sz w:val="24"/>
          <w:szCs w:val="24"/>
        </w:rPr>
        <w:t>SpT</w:t>
      </w:r>
      <w:proofErr w:type="spellEnd"/>
      <w:r w:rsidRPr="006C114E">
        <w:rPr>
          <w:sz w:val="24"/>
          <w:szCs w:val="24"/>
        </w:rPr>
        <w:t xml:space="preserve">) each estimated similar spatial and temporal trends in Atlantic halibut abundance. Overall, there appeared to be relevant spatial and </w:t>
      </w:r>
      <w:proofErr w:type="spellStart"/>
      <w:r w:rsidRPr="006C114E">
        <w:rPr>
          <w:sz w:val="24"/>
          <w:szCs w:val="24"/>
        </w:rPr>
        <w:t>spatio</w:t>
      </w:r>
      <w:proofErr w:type="spellEnd"/>
      <w:r w:rsidRPr="006C114E">
        <w:rPr>
          <w:sz w:val="24"/>
          <w:szCs w:val="24"/>
        </w:rPr>
        <w:t xml:space="preserve">-temporal patterns in the data that could not be explained solely by the environmental covariates, contributing to a progressive increase in model performance with the addition of spatial and then </w:t>
      </w:r>
      <w:proofErr w:type="spellStart"/>
      <w:r w:rsidRPr="006C114E">
        <w:rPr>
          <w:sz w:val="24"/>
          <w:szCs w:val="24"/>
        </w:rPr>
        <w:t>spatio</w:t>
      </w:r>
      <w:proofErr w:type="spellEnd"/>
      <w:r w:rsidRPr="006C114E">
        <w:rPr>
          <w:sz w:val="24"/>
          <w:szCs w:val="24"/>
        </w:rPr>
        <w:t xml:space="preserve">-temporal random effects . The fully specified Env + </w:t>
      </w:r>
      <w:proofErr w:type="spellStart"/>
      <w:r w:rsidRPr="006C114E">
        <w:rPr>
          <w:sz w:val="24"/>
          <w:szCs w:val="24"/>
        </w:rPr>
        <w:t>Sp</w:t>
      </w:r>
      <w:proofErr w:type="spellEnd"/>
      <w:r w:rsidRPr="006C114E">
        <w:rPr>
          <w:sz w:val="24"/>
          <w:szCs w:val="24"/>
        </w:rPr>
        <w:t xml:space="preserve"> + </w:t>
      </w:r>
      <w:proofErr w:type="spellStart"/>
      <w:r w:rsidRPr="006C114E">
        <w:rPr>
          <w:sz w:val="24"/>
          <w:szCs w:val="24"/>
        </w:rPr>
        <w:t>SpT</w:t>
      </w:r>
      <w:proofErr w:type="spellEnd"/>
      <w:r w:rsidRPr="006C114E">
        <w:rPr>
          <w:sz w:val="24"/>
          <w:szCs w:val="24"/>
        </w:rPr>
        <w:t xml:space="preserve"> model had the best fit and therefore was used for the development of the subsequent portion of this analysis (Table 1). It offered the best balance between model fit and complexity (lowest marginal AIC), and was the best predictive model with the highest area under the curve (AUC), indicating a strong ability to distinguish between positive and negative outcomes, and the lowest root mean squared error (RMSE) and mean absolute error (MAE)</w:t>
      </w:r>
      <w:ins w:id="78" w:author="Ferguson, Kiyomi (DFO/MPO)" w:date="2025-08-28T15:11:00Z">
        <w:r w:rsidR="00D13F0A">
          <w:rPr>
            <w:sz w:val="24"/>
            <w:szCs w:val="24"/>
          </w:rPr>
          <w:t xml:space="preserve"> </w:t>
        </w:r>
      </w:ins>
      <w:del w:id="79" w:author="Ferguson, Kiyomi (DFO/MPO)" w:date="2025-08-28T15:11:00Z">
        <w:r w:rsidRPr="006C114E" w:rsidDel="00D13F0A">
          <w:rPr>
            <w:sz w:val="24"/>
            <w:szCs w:val="24"/>
          </w:rPr>
          <w:delText xml:space="preserve">, </w:delText>
        </w:r>
      </w:del>
      <w:r w:rsidRPr="006C114E">
        <w:rPr>
          <w:sz w:val="24"/>
          <w:szCs w:val="24"/>
        </w:rPr>
        <w:t>(Table Model Results: Null and Fitted Model Diagnostics). Each season showed similar spatial and temporal estimates, patterns, and trends, further supporting the isolation of spring estimates for the calculation of shift indicators (Appendix S2: Figure S4) .</w:t>
      </w:r>
    </w:p>
    <w:p w14:paraId="36CD8190" w14:textId="77777777" w:rsidR="002F142A" w:rsidRPr="005B1DCF" w:rsidRDefault="00E8701E" w:rsidP="005B1DCF">
      <w:pPr>
        <w:pStyle w:val="Heading3"/>
      </w:pPr>
      <w:bookmarkStart w:id="80" w:name="_t5ixqicu3oxa" w:colFirst="0" w:colLast="0"/>
      <w:bookmarkStart w:id="81" w:name="_srp9wp7uo5ei" w:colFirst="0" w:colLast="0"/>
      <w:bookmarkStart w:id="82" w:name="_52fn2ekd0mw6" w:colFirst="0" w:colLast="0"/>
      <w:bookmarkStart w:id="83" w:name="_66fvlqelppr2" w:colFirst="0" w:colLast="0"/>
      <w:bookmarkEnd w:id="80"/>
      <w:bookmarkEnd w:id="81"/>
      <w:bookmarkEnd w:id="82"/>
      <w:bookmarkEnd w:id="83"/>
      <w:r w:rsidRPr="005B1DCF">
        <w:t>Regional and Focal Area Abundance Trends</w:t>
      </w:r>
    </w:p>
    <w:p w14:paraId="04F045B0" w14:textId="6321C2D1"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Abundance increased in all focal areas (Figure 2a) and in both the USA and Canada during the 2006-2023 period (Figure 2b,c). Throughout the time period, Atlantic halibut in Canadian waters have accounted for 94% of their total abundance in the study area.  At the regional level, the rate of change in abundance was significantly positive in Canada during the 2006-2023 period but not in the USA, where the increase had levelled off around 2012 </w:t>
      </w:r>
      <w:r w:rsidRPr="006C114E">
        <w:rPr>
          <w:rFonts w:ascii="Times New Roman" w:eastAsia="Times New Roman" w:hAnsi="Times New Roman" w:cs="Times New Roman"/>
          <w:sz w:val="24"/>
          <w:szCs w:val="24"/>
        </w:rPr>
        <w:lastRenderedPageBreak/>
        <w:t>(Appendix S2: Figure S5). Abundance increased during the 2006-2023 period across the study area, especially in the northeast, where the greatest increase in temperature also occurred (Figure 3). This is reflected in the rates of change among focal areas where the rate</w:t>
      </w:r>
      <w:ins w:id="84" w:author="Ferguson, Kiyomi (DFO/MPO)" w:date="2025-08-28T15:20:00Z">
        <w:r w:rsidR="00715737">
          <w:rPr>
            <w:rFonts w:ascii="Times New Roman" w:eastAsia="Times New Roman" w:hAnsi="Times New Roman" w:cs="Times New Roman"/>
            <w:sz w:val="24"/>
            <w:szCs w:val="24"/>
          </w:rPr>
          <w:t>s</w:t>
        </w:r>
      </w:ins>
      <w:r w:rsidRPr="006C114E">
        <w:rPr>
          <w:rFonts w:ascii="Times New Roman" w:eastAsia="Times New Roman" w:hAnsi="Times New Roman" w:cs="Times New Roman"/>
          <w:sz w:val="24"/>
          <w:szCs w:val="24"/>
        </w:rPr>
        <w:t xml:space="preserve"> of change in abundance were significantly positive and higher across the northeastern part of the range, as well as in the most southerly focal area (Appendix S2: Figure S5).  </w:t>
      </w:r>
    </w:p>
    <w:p w14:paraId="4E164EB6" w14:textId="670727AD" w:rsidR="002F142A" w:rsidRPr="005B1DCF" w:rsidRDefault="005B1DCF" w:rsidP="005B1DCF">
      <w:pPr>
        <w:pStyle w:val="Heading3"/>
      </w:pPr>
      <w:bookmarkStart w:id="85" w:name="_a14pe1r3whik" w:colFirst="0" w:colLast="0"/>
      <w:bookmarkStart w:id="86" w:name="_vtv17g68kp14" w:colFirst="0" w:colLast="0"/>
      <w:bookmarkStart w:id="87" w:name="_k5iepc49l0zc" w:colFirst="0" w:colLast="0"/>
      <w:bookmarkStart w:id="88" w:name="_h1lismiox3kt" w:colFirst="0" w:colLast="0"/>
      <w:bookmarkStart w:id="89" w:name="_2poa3r41b81" w:colFirst="0" w:colLast="0"/>
      <w:bookmarkEnd w:id="85"/>
      <w:bookmarkEnd w:id="86"/>
      <w:bookmarkEnd w:id="87"/>
      <w:bookmarkEnd w:id="88"/>
      <w:bookmarkEnd w:id="89"/>
      <w:r w:rsidRPr="005B1DCF">
        <w:t>C</w:t>
      </w:r>
      <w:r w:rsidR="00E8701E" w:rsidRPr="005B1DCF">
        <w:t>entre of Gravity and Depth-Weighted Abundance</w:t>
      </w:r>
    </w:p>
    <w:p w14:paraId="48D66ADE" w14:textId="38D4F280" w:rsidR="002F142A" w:rsidRPr="006C114E" w:rsidRDefault="00E8701E" w:rsidP="006C114E">
      <w:pPr>
        <w:spacing w:line="480" w:lineRule="auto"/>
        <w:ind w:firstLine="72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The net direction of </w:t>
      </w:r>
      <w:ins w:id="90" w:author="Ferguson, Kiyomi (DFO/MPO)" w:date="2025-08-28T15:20:00Z">
        <w:r w:rsidR="00715737">
          <w:rPr>
            <w:rFonts w:ascii="Times New Roman" w:eastAsia="Times New Roman" w:hAnsi="Times New Roman" w:cs="Times New Roman"/>
            <w:sz w:val="24"/>
            <w:szCs w:val="24"/>
          </w:rPr>
          <w:t xml:space="preserve">movement of </w:t>
        </w:r>
      </w:ins>
      <w:r w:rsidRPr="006C114E">
        <w:rPr>
          <w:rFonts w:ascii="Times New Roman" w:eastAsia="Times New Roman" w:hAnsi="Times New Roman" w:cs="Times New Roman"/>
          <w:sz w:val="24"/>
          <w:szCs w:val="24"/>
        </w:rPr>
        <w:t xml:space="preserve">the annual COG was northeast in Canada over the full time period, </w:t>
      </w:r>
      <w:del w:id="91" w:author="Ferguson, Kiyomi (DFO/MPO)" w:date="2025-08-28T15:21:00Z">
        <w:r w:rsidRPr="006C114E" w:rsidDel="00715737">
          <w:rPr>
            <w:rFonts w:ascii="Times New Roman" w:eastAsia="Times New Roman" w:hAnsi="Times New Roman" w:cs="Times New Roman"/>
            <w:sz w:val="24"/>
            <w:szCs w:val="24"/>
          </w:rPr>
          <w:delText xml:space="preserve">and </w:delText>
        </w:r>
      </w:del>
      <w:ins w:id="92" w:author="Ferguson, Kiyomi (DFO/MPO)" w:date="2025-08-28T15:21:00Z">
        <w:r w:rsidR="00715737">
          <w:rPr>
            <w:rFonts w:ascii="Times New Roman" w:eastAsia="Times New Roman" w:hAnsi="Times New Roman" w:cs="Times New Roman"/>
            <w:sz w:val="24"/>
            <w:szCs w:val="24"/>
          </w:rPr>
          <w:t>it</w:t>
        </w:r>
        <w:r w:rsidR="00715737"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shifted in both periods of 1990-2005 and 2006-2023 at a rate of 3 and 12 km per year respectively (Figure 4</w:t>
      </w:r>
      <w:del w:id="93" w:author="Ferguson, Kiyomi (DFO/MPO)" w:date="2025-08-28T15:45:00Z">
        <w:r w:rsidRPr="006C114E" w:rsidDel="00290BA3">
          <w:rPr>
            <w:rFonts w:ascii="Times New Roman" w:eastAsia="Times New Roman" w:hAnsi="Times New Roman" w:cs="Times New Roman"/>
            <w:sz w:val="24"/>
            <w:szCs w:val="24"/>
          </w:rPr>
          <w:delText xml:space="preserve"> (</w:delText>
        </w:r>
      </w:del>
      <w:r w:rsidRPr="006C114E">
        <w:rPr>
          <w:rFonts w:ascii="Times New Roman" w:eastAsia="Times New Roman" w:hAnsi="Times New Roman" w:cs="Times New Roman"/>
          <w:sz w:val="24"/>
          <w:szCs w:val="24"/>
        </w:rPr>
        <w:t>a</w:t>
      </w:r>
      <w:del w:id="94" w:author="Ferguson, Kiyomi (DFO/MPO)" w:date="2025-08-28T15:45:00Z">
        <w:r w:rsidRPr="006C114E" w:rsidDel="00290BA3">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 xml:space="preserve">, Appendix S1: Table S4). The net direction </w:t>
      </w:r>
      <w:ins w:id="95" w:author="Ferguson, Kiyomi (DFO/MPO)" w:date="2025-08-28T15:21:00Z">
        <w:r w:rsidR="00715737">
          <w:rPr>
            <w:rFonts w:ascii="Times New Roman" w:eastAsia="Times New Roman" w:hAnsi="Times New Roman" w:cs="Times New Roman"/>
            <w:sz w:val="24"/>
            <w:szCs w:val="24"/>
          </w:rPr>
          <w:t xml:space="preserve">of movement </w:t>
        </w:r>
      </w:ins>
      <w:r w:rsidRPr="006C114E">
        <w:rPr>
          <w:rFonts w:ascii="Times New Roman" w:eastAsia="Times New Roman" w:hAnsi="Times New Roman" w:cs="Times New Roman"/>
          <w:sz w:val="24"/>
          <w:szCs w:val="24"/>
        </w:rPr>
        <w:t xml:space="preserve">of the annual COG was north in the USA over the full time period, </w:t>
      </w:r>
      <w:del w:id="96" w:author="Ferguson, Kiyomi (DFO/MPO)" w:date="2025-08-28T15:21:00Z">
        <w:r w:rsidRPr="006C114E" w:rsidDel="00715737">
          <w:rPr>
            <w:rFonts w:ascii="Times New Roman" w:eastAsia="Times New Roman" w:hAnsi="Times New Roman" w:cs="Times New Roman"/>
            <w:sz w:val="24"/>
            <w:szCs w:val="24"/>
          </w:rPr>
          <w:delText xml:space="preserve">and </w:delText>
        </w:r>
      </w:del>
      <w:ins w:id="97" w:author="Ferguson, Kiyomi (DFO/MPO)" w:date="2025-08-28T15:21:00Z">
        <w:r w:rsidR="00715737">
          <w:rPr>
            <w:rFonts w:ascii="Times New Roman" w:eastAsia="Times New Roman" w:hAnsi="Times New Roman" w:cs="Times New Roman"/>
            <w:sz w:val="24"/>
            <w:szCs w:val="24"/>
          </w:rPr>
          <w:t>it</w:t>
        </w:r>
        <w:r w:rsidR="00715737"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shifted in both periods at a rate of 5 and 2 km per year, respectively (Figure  4</w:t>
      </w:r>
      <w:del w:id="98" w:author="Ferguson, Kiyomi (DFO/MPO)" w:date="2025-08-28T15:45:00Z">
        <w:r w:rsidRPr="006C114E" w:rsidDel="00290BA3">
          <w:rPr>
            <w:rFonts w:ascii="Times New Roman" w:eastAsia="Times New Roman" w:hAnsi="Times New Roman" w:cs="Times New Roman"/>
            <w:sz w:val="24"/>
            <w:szCs w:val="24"/>
          </w:rPr>
          <w:delText xml:space="preserve"> (</w:delText>
        </w:r>
      </w:del>
      <w:r w:rsidRPr="006C114E">
        <w:rPr>
          <w:rFonts w:ascii="Times New Roman" w:eastAsia="Times New Roman" w:hAnsi="Times New Roman" w:cs="Times New Roman"/>
          <w:sz w:val="24"/>
          <w:szCs w:val="24"/>
        </w:rPr>
        <w:t>a</w:t>
      </w:r>
      <w:del w:id="99" w:author="Ferguson, Kiyomi (DFO/MPO)" w:date="2025-08-28T15:45:00Z">
        <w:r w:rsidRPr="006C114E" w:rsidDel="00290BA3">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 Appendix S1: Table S4).  The shift in Canadian waters is consistent with the topography of the region, which lies on a northeast axis, while the shift north in the USA suggests a shift towards the coast.</w:t>
      </w:r>
    </w:p>
    <w:p w14:paraId="64CE9CD0" w14:textId="741688F9" w:rsidR="002F142A" w:rsidRPr="006C114E" w:rsidRDefault="00E8701E" w:rsidP="006C114E">
      <w:pPr>
        <w:spacing w:line="480" w:lineRule="auto"/>
        <w:ind w:firstLine="720"/>
        <w:rPr>
          <w:rFonts w:ascii="Times New Roman" w:eastAsia="Times New Roman" w:hAnsi="Times New Roman" w:cs="Times New Roman"/>
          <w:color w:val="212529"/>
          <w:sz w:val="24"/>
          <w:szCs w:val="24"/>
        </w:rPr>
      </w:pPr>
      <w:r w:rsidRPr="006C114E">
        <w:rPr>
          <w:rFonts w:ascii="Times New Roman" w:eastAsia="Times New Roman" w:hAnsi="Times New Roman" w:cs="Times New Roman"/>
          <w:sz w:val="24"/>
          <w:szCs w:val="24"/>
        </w:rPr>
        <w:t xml:space="preserve">We examined patterns at the level of focal areas in consideration of Atlantic halibut spatial structure (Boudreau et al., 2017). We had created the focal areas to be similar in size and large enough to potentially detect distribution shifts (see methods), but acknowledge their size may still limit shift detection, so here we focus on overall net direction. Our expectation, given warming and/or a population increase, is that the COG of focal areas would shift </w:t>
      </w:r>
      <w:del w:id="100" w:author="Ferguson, Kiyomi (DFO/MPO)" w:date="2025-08-28T15:24:00Z">
        <w:r w:rsidRPr="006C114E" w:rsidDel="00715737">
          <w:rPr>
            <w:rFonts w:ascii="Times New Roman" w:eastAsia="Times New Roman" w:hAnsi="Times New Roman" w:cs="Times New Roman"/>
            <w:sz w:val="24"/>
            <w:szCs w:val="24"/>
          </w:rPr>
          <w:delText xml:space="preserve">towards the </w:delText>
        </w:r>
      </w:del>
      <w:r w:rsidRPr="006C114E">
        <w:rPr>
          <w:rFonts w:ascii="Times New Roman" w:eastAsia="Times New Roman" w:hAnsi="Times New Roman" w:cs="Times New Roman"/>
          <w:sz w:val="24"/>
          <w:szCs w:val="24"/>
        </w:rPr>
        <w:t>northeast</w:t>
      </w:r>
      <w:ins w:id="101" w:author="Ferguson, Kiyomi (DFO/MPO)" w:date="2025-08-28T15:24:00Z">
        <w:r w:rsidR="00715737">
          <w:rPr>
            <w:rFonts w:ascii="Times New Roman" w:eastAsia="Times New Roman" w:hAnsi="Times New Roman" w:cs="Times New Roman"/>
            <w:sz w:val="24"/>
            <w:szCs w:val="24"/>
          </w:rPr>
          <w:t>ward</w:t>
        </w:r>
      </w:ins>
      <w:r w:rsidRPr="006C114E">
        <w:rPr>
          <w:rFonts w:ascii="Times New Roman" w:eastAsia="Times New Roman" w:hAnsi="Times New Roman" w:cs="Times New Roman"/>
          <w:sz w:val="24"/>
          <w:szCs w:val="24"/>
        </w:rPr>
        <w:t xml:space="preserve"> across most areas. T</w:t>
      </w:r>
      <w:r w:rsidRPr="006C114E">
        <w:rPr>
          <w:rFonts w:ascii="Times New Roman" w:eastAsia="Times New Roman" w:hAnsi="Times New Roman" w:cs="Times New Roman"/>
          <w:color w:val="212529"/>
          <w:sz w:val="24"/>
          <w:szCs w:val="24"/>
        </w:rPr>
        <w:t xml:space="preserve">he </w:t>
      </w:r>
      <w:del w:id="102" w:author="Ferguson, Kiyomi (DFO/MPO)" w:date="2025-08-28T15:24:00Z">
        <w:r w:rsidRPr="006C114E" w:rsidDel="00715737">
          <w:rPr>
            <w:rFonts w:ascii="Times New Roman" w:eastAsia="Times New Roman" w:hAnsi="Times New Roman" w:cs="Times New Roman"/>
            <w:color w:val="212529"/>
            <w:sz w:val="24"/>
            <w:szCs w:val="24"/>
          </w:rPr>
          <w:delText xml:space="preserve">geographic </w:delText>
        </w:r>
      </w:del>
      <w:ins w:id="103" w:author="Ferguson, Kiyomi (DFO/MPO)" w:date="2025-08-28T15:24:00Z">
        <w:r w:rsidR="00715737">
          <w:rPr>
            <w:rFonts w:ascii="Times New Roman" w:eastAsia="Times New Roman" w:hAnsi="Times New Roman" w:cs="Times New Roman"/>
            <w:color w:val="212529"/>
            <w:sz w:val="24"/>
            <w:szCs w:val="24"/>
          </w:rPr>
          <w:t>movement</w:t>
        </w:r>
        <w:r w:rsidR="00715737" w:rsidRPr="006C114E">
          <w:rPr>
            <w:rFonts w:ascii="Times New Roman" w:eastAsia="Times New Roman" w:hAnsi="Times New Roman" w:cs="Times New Roman"/>
            <w:color w:val="212529"/>
            <w:sz w:val="24"/>
            <w:szCs w:val="24"/>
          </w:rPr>
          <w:t xml:space="preserve"> </w:t>
        </w:r>
      </w:ins>
      <w:r w:rsidRPr="006C114E">
        <w:rPr>
          <w:rFonts w:ascii="Times New Roman" w:eastAsia="Times New Roman" w:hAnsi="Times New Roman" w:cs="Times New Roman"/>
          <w:color w:val="212529"/>
          <w:sz w:val="24"/>
          <w:szCs w:val="24"/>
        </w:rPr>
        <w:t>patterns of COG varied among focal areas and time periods; this variability did not conform to our original expectations (Figure  4</w:t>
      </w:r>
      <w:del w:id="104" w:author="Ferguson, Kiyomi (DFO/MPO)" w:date="2025-08-28T15:36:00Z">
        <w:r w:rsidRPr="006C114E" w:rsidDel="009E21DF">
          <w:rPr>
            <w:rFonts w:ascii="Times New Roman" w:eastAsia="Times New Roman" w:hAnsi="Times New Roman" w:cs="Times New Roman"/>
            <w:color w:val="212529"/>
            <w:sz w:val="24"/>
            <w:szCs w:val="24"/>
          </w:rPr>
          <w:delText>(</w:delText>
        </w:r>
      </w:del>
      <w:r w:rsidRPr="006C114E">
        <w:rPr>
          <w:rFonts w:ascii="Times New Roman" w:eastAsia="Times New Roman" w:hAnsi="Times New Roman" w:cs="Times New Roman"/>
          <w:color w:val="212529"/>
          <w:sz w:val="24"/>
          <w:szCs w:val="24"/>
        </w:rPr>
        <w:t xml:space="preserve">b); </w:t>
      </w:r>
      <w:r w:rsidRPr="006C114E">
        <w:rPr>
          <w:rFonts w:ascii="Times New Roman" w:eastAsia="Times New Roman" w:hAnsi="Times New Roman" w:cs="Times New Roman"/>
          <w:sz w:val="24"/>
          <w:szCs w:val="24"/>
        </w:rPr>
        <w:t>Appendix S2: Figure S6).  T</w:t>
      </w:r>
      <w:r w:rsidRPr="006C114E">
        <w:rPr>
          <w:rFonts w:ascii="Times New Roman" w:eastAsia="Times New Roman" w:hAnsi="Times New Roman" w:cs="Times New Roman"/>
          <w:color w:val="212529"/>
          <w:sz w:val="24"/>
          <w:szCs w:val="24"/>
        </w:rPr>
        <w:t xml:space="preserve">he COG of Nantucket Shoals, Bay of Fundy, Browns Bank, and Gully shifted slightly north or northeast, while Cape Breton shifted in a southerly direction, and </w:t>
      </w:r>
      <w:r w:rsidRPr="006C114E">
        <w:rPr>
          <w:rFonts w:ascii="Times New Roman" w:eastAsia="Times New Roman" w:hAnsi="Times New Roman" w:cs="Times New Roman"/>
          <w:color w:val="212529"/>
          <w:sz w:val="24"/>
          <w:szCs w:val="24"/>
        </w:rPr>
        <w:lastRenderedPageBreak/>
        <w:t>Grand Banks shifted northwest (</w:t>
      </w:r>
      <w:r w:rsidRPr="006C114E">
        <w:rPr>
          <w:rFonts w:ascii="Times New Roman" w:eastAsia="Times New Roman" w:hAnsi="Times New Roman" w:cs="Times New Roman"/>
          <w:sz w:val="24"/>
          <w:szCs w:val="24"/>
        </w:rPr>
        <w:t>Appendix S2: Figure S6; Appendix S2: Figure S7)</w:t>
      </w:r>
      <w:r w:rsidRPr="006C114E">
        <w:rPr>
          <w:rFonts w:ascii="Times New Roman" w:eastAsia="Times New Roman" w:hAnsi="Times New Roman" w:cs="Times New Roman"/>
          <w:color w:val="212529"/>
          <w:sz w:val="24"/>
          <w:szCs w:val="24"/>
        </w:rPr>
        <w:t>.  Across all focal areas, the net distance of COG shifts ranged from 7 to 29 km (</w:t>
      </w:r>
      <w:r w:rsidRPr="006C114E">
        <w:rPr>
          <w:rFonts w:ascii="Times New Roman" w:eastAsia="Times New Roman" w:hAnsi="Times New Roman" w:cs="Times New Roman"/>
          <w:sz w:val="24"/>
          <w:szCs w:val="24"/>
        </w:rPr>
        <w:t>Appendix S1: Table S4), nonetheless, w</w:t>
      </w:r>
      <w:r w:rsidRPr="006C114E">
        <w:rPr>
          <w:rFonts w:ascii="Times New Roman" w:eastAsia="Times New Roman" w:hAnsi="Times New Roman" w:cs="Times New Roman"/>
          <w:color w:val="212529"/>
          <w:sz w:val="24"/>
          <w:szCs w:val="24"/>
        </w:rPr>
        <w:t>e focused on the net directional patterns as net distance may be limited by the spatial extent of the focal area polygons.</w:t>
      </w:r>
    </w:p>
    <w:p w14:paraId="6562D36B" w14:textId="39093470" w:rsidR="002F142A" w:rsidRPr="006C114E" w:rsidRDefault="00E8701E" w:rsidP="006C114E">
      <w:pPr>
        <w:spacing w:line="480" w:lineRule="auto"/>
        <w:rPr>
          <w:rFonts w:ascii="Times New Roman" w:eastAsia="Times New Roman" w:hAnsi="Times New Roman" w:cs="Times New Roman"/>
          <w:color w:val="212529"/>
          <w:sz w:val="24"/>
          <w:szCs w:val="24"/>
        </w:rPr>
      </w:pPr>
      <w:r w:rsidRPr="006C114E">
        <w:rPr>
          <w:rFonts w:ascii="Times New Roman" w:eastAsia="Times New Roman" w:hAnsi="Times New Roman" w:cs="Times New Roman"/>
          <w:color w:val="212529"/>
          <w:sz w:val="24"/>
          <w:szCs w:val="24"/>
        </w:rPr>
        <w:tab/>
      </w:r>
      <w:r w:rsidRPr="006C114E">
        <w:rPr>
          <w:rFonts w:ascii="Times New Roman" w:eastAsia="Times New Roman" w:hAnsi="Times New Roman" w:cs="Times New Roman"/>
          <w:color w:val="1F2328"/>
          <w:sz w:val="24"/>
          <w:szCs w:val="24"/>
        </w:rPr>
        <w:t xml:space="preserve"> </w:t>
      </w:r>
      <w:r w:rsidRPr="006C114E">
        <w:rPr>
          <w:rFonts w:ascii="Times New Roman" w:eastAsia="Times New Roman" w:hAnsi="Times New Roman" w:cs="Times New Roman"/>
          <w:color w:val="212529"/>
          <w:sz w:val="24"/>
          <w:szCs w:val="24"/>
        </w:rPr>
        <w:t xml:space="preserve">In some cases of demersal fish species, a response to warming can include a shift to deeper waters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{"citationID":"ISAHPdaL","properties":{"formattedCitation":"(Dulvy et al. 2008; Freitas et al. 2021)","plainCitation":"(Dulvy et al. 2008; Freitas et al. 2021)","noteIndex":0},"citationItems":[{"id":852,"uris":["http://zotero.org/users/16227661/items/6ICPQCQW"],"itemData":{"id":852,"type":"article-journal","abstract":"1 Climate change impacts have been observed on individual species and species subsets; however, it remains to be seen whether there are systematic, coherent assemblage-wide responses to climate change that could be used as a representative indicator of changing biological state. 2 European shelf seas are warming faster than the adjacent land masses and faster than the global average. We explore the year-by-year distributional response of North Sea bottom-dwelling (demersal) fishes to temperature change over the 25 years from 1980 to 2004. The centres of latitudinal and depth distributions of 28 fishes were estimated from species-abundance–location data collected on an annual fish monitoring survey. 3 Individual species responses were aggregated into 19 assemblages reflecting physiology (thermal preference and range), ecology (body size and abundance-occupancy patterns), biogeography (northern, southern and presence of range boundaries), and susceptibility to human impact (fishery target, bycatch and non-target species). 4 North Sea winter bottom temperature has increased by 1·6 °C over 25 years, with a 1 °C increase in 1988–1989 alone. During this period, the whole demersal fish assemblage deepened by 3·6 m decade−1 and the deepening was coherent for most assemblages. 5 The latitudinal response to warming was heterogeneous, and reflects (i) a northward shift in the mean latitude of abundant, widespread thermal specialists, and (ii) the southward shift of relatively small, abundant southerly species with limited occupancy and a northern range boundary in the North Sea. 6 Synthesis and applications. The deepening of North Sea bottom-dwelling fishes in response to climate change is the marine analogue of the upward movement of terrestrial species to higher altitudes. The assemblage-level depth responses, and both latitudinal responses, covary with temperature and environmental variability in a manner diagnostic of a climate change impact. The deepening of the demersal fish assemblage in response to temperature could be used as a biotic indicator of the effects of climate change in the North Sea and other semi-enclosed seas.","container-title":"Journal of Applied Ecology","DOI":"10.1111/j.1365-2664.2008.01488.x","ISSN":"1365-2664","issue":"4","language":"en","license":"© 2008 The Authors. Journal compilation © 2008 British Ecological Society","note":"_eprint: https://besjournals.onlinelibrary.wiley.com/doi/pdf/10.1111/j.1365-2664.2008.01488.x","page":"1029-1039","source":"Wiley Online Library","title":"Climate change and deepening of the North Sea fish assemblage: a biotic indicator of warming seas","title-short":"Climate change and deepening of the North Sea fish assemblage","URL":"https://onlinelibrary.wiley.com/doi/abs/10.1111/j.1365-2664.2008.01488.x","volume":"45","author":[{"family":"Dulvy","given":"Nicholas K."},{"family":"Rogers","given":"Stuart I."},{"family":"Jennings","given":"Simon"},{"family":"Stelzenmüller","given":"Vanessa"},{"family":"Dye","given":"Stephen R."},{"family":"Skjoldal","given":"Hein R."}],"accessed":{"date-parts":[["2025",7,3]]},"issued":{"date-parts":[["2008"]]}},"label":"page"},{"id":849,"uris":["http://zotero.org/users/16227661/items/8MILZ644"],"itemData":{"id":849,"type":"article-journal","abstract":"Understanding the responses of aquatic animals to temperature variability is essential to predict impacts of future climate change and to inform conservation and management. Most ectotherms such as fish are expected to adjust their behaviour to avoid extreme temperatures and minimize acute changes in body temperature. In coastal Skagerrak, Norway, sea surface temperature (SST) ranges seasonally from 0 to over 20°C, representing a challenge to the fish community which includes cold-, cool- and warm-water affinity species. By acoustically tracking 111 individuals of Atlantic cod Gadus morhua, pollack Pollachius pollachius and ballan wrasse Labrus bergylta in 2015–2018, we examined how coexisting species within a fish community adjusted their behaviour (i.e. vertical distribution in the water column and habitat selection) to cope with the thermal variation. Mixed-effect models showed that thermal preference was a main driver of behaviour and habitat use of the fish community in a southern Norwegian fjord. Cod used colder waters, compared with pollack and ballan wrasse. Increases in SST during summer were associated with the use of deeper, colder waters by cod, especially by larger individuals, and conversely with the occupancy of shallower areas by pollack and ballan wrasse. During winter, when SST dropped and the thermal stratification reversed, pollack and ballan wrasse moved to deeper, relatively warmer areas, while cod selected shallower, colder habitats. Although habitat selection was affected by temperature, species-specific habitat selection was observed even when temperature was similar throughout habitats. This study shows how cohabiting fish species respond to thermal heterogeneity, suggesting that (a) temperature regulates the access to the different depths and habitats and (b) behavioural plasticity may be an important factor for coping with temperature variability and potentially for adaptation to climate change.","container-title":"Journal of Animal Ecology","DOI":"10.1111/1365-2656.13497","ISSN":"1365-2656","issue":"7","language":"en","license":"© 2021 Institute of Marine Research, Norway. Journal of Animal Ecology published by John Wiley &amp; Sons Ltd on behalf of British Ecological Society","note":"_eprint: https://besjournals.onlinelibrary.wiley.com/doi/pdf/10.1111/1365-2656.13497","page":"1787-1800","source":"Wiley Online Library","title":"Sea temperature effects on depth use and habitat selection in a marine fish community","URL":"https://onlinelibrary.wiley.com/doi/abs/10.1111/1365-2656.13497","volume":"90","author":[{"family":"Freitas","given":"Carla"},{"family":"Villegas-Ríos","given":"David"},{"family":"Moland","given":"Even"},{"family":"Olsen","given":"Esben Moland"}],"accessed":{"date-parts":[["2025",7,3]]},"issued":{"date-parts":[["2021"]]}},"label":"page"}],"schema":"https://github.com/citation-style-language/schema/raw/master/csl-citation.json"}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(Dulvy et al. 2008; Freitas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We examined the DWA at the regional level, and observed no significant changes in depth in either region (</w:t>
      </w:r>
      <w:r w:rsidRPr="006C114E">
        <w:rPr>
          <w:rFonts w:ascii="Times New Roman" w:eastAsia="Times New Roman" w:hAnsi="Times New Roman" w:cs="Times New Roman"/>
          <w:sz w:val="24"/>
          <w:szCs w:val="24"/>
        </w:rPr>
        <w:t>Appendix S2: Figure  S8</w:t>
      </w:r>
      <w:r w:rsidRPr="006C114E">
        <w:rPr>
          <w:rFonts w:ascii="Times New Roman" w:eastAsia="Times New Roman" w:hAnsi="Times New Roman" w:cs="Times New Roman"/>
          <w:color w:val="212529"/>
          <w:sz w:val="24"/>
          <w:szCs w:val="24"/>
        </w:rPr>
        <w:t xml:space="preserve">).  However, at the scale of focal areas, the DWA has shallowed in all focal areas west of Sable Island Bank (Appendix S2: Figure S9).  </w:t>
      </w:r>
    </w:p>
    <w:p w14:paraId="50EE66AB" w14:textId="77777777" w:rsidR="002F142A" w:rsidRPr="005B1DCF" w:rsidRDefault="00E8701E" w:rsidP="005B1DCF">
      <w:pPr>
        <w:pStyle w:val="Heading3"/>
      </w:pPr>
      <w:bookmarkStart w:id="105" w:name="_30j0zll" w:colFirst="0" w:colLast="0"/>
      <w:bookmarkEnd w:id="105"/>
      <w:r w:rsidRPr="005B1DCF">
        <w:t xml:space="preserve">Leading and Trailing Range Edge and Area Occupied </w:t>
      </w:r>
    </w:p>
    <w:p w14:paraId="64E5864F" w14:textId="0F7DBD27" w:rsidR="002F142A" w:rsidRPr="006C114E" w:rsidRDefault="00E8701E" w:rsidP="006C114E">
      <w:pPr>
        <w:spacing w:line="480" w:lineRule="auto"/>
        <w:ind w:firstLine="720"/>
        <w:rPr>
          <w:rFonts w:ascii="Times New Roman" w:eastAsia="Times New Roman" w:hAnsi="Times New Roman" w:cs="Times New Roman"/>
          <w:color w:val="212529"/>
          <w:sz w:val="24"/>
          <w:szCs w:val="24"/>
        </w:rPr>
      </w:pPr>
      <w:r w:rsidRPr="006C114E">
        <w:rPr>
          <w:rFonts w:ascii="Times New Roman" w:eastAsia="Times New Roman" w:hAnsi="Times New Roman" w:cs="Times New Roman"/>
          <w:sz w:val="24"/>
          <w:szCs w:val="24"/>
        </w:rPr>
        <w:t>In 1990-2005, the Leading Range Edge shifted 43</w:t>
      </w:r>
      <w:ins w:id="106" w:author="Ferguson, Kiyomi (DFO/MPO)" w:date="2025-08-28T15:28:00Z">
        <w:r w:rsidR="009E21DF">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km north and 51</w:t>
      </w:r>
      <w:ins w:id="107" w:author="Ferguson, Kiyomi (DFO/MPO)" w:date="2025-08-28T15:28:00Z">
        <w:r w:rsidR="009E21DF">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km </w:t>
      </w:r>
      <w:proofErr w:type="spellStart"/>
      <w:r w:rsidRPr="006C114E">
        <w:rPr>
          <w:rFonts w:ascii="Times New Roman" w:eastAsia="Times New Roman" w:hAnsi="Times New Roman" w:cs="Times New Roman"/>
          <w:sz w:val="24"/>
          <w:szCs w:val="24"/>
        </w:rPr>
        <w:t>west</w:t>
      </w:r>
      <w:ins w:id="108" w:author="Ferguson, Kiyomi (DFO/MPO)" w:date="2025-08-28T15:27:00Z">
        <w:r w:rsidR="00715737">
          <w:rPr>
            <w:rFonts w:ascii="Times New Roman" w:eastAsia="Times New Roman" w:hAnsi="Times New Roman" w:cs="Times New Roman"/>
            <w:sz w:val="24"/>
            <w:szCs w:val="24"/>
          </w:rPr>
          <w:t>,</w:t>
        </w:r>
      </w:ins>
      <w:del w:id="109" w:author="Ferguson, Kiyomi (DFO/MPO)" w:date="2025-08-28T15:27:00Z">
        <w:r w:rsidRPr="006C114E" w:rsidDel="00715737">
          <w:rPr>
            <w:rFonts w:ascii="Times New Roman" w:eastAsia="Times New Roman" w:hAnsi="Times New Roman" w:cs="Times New Roman"/>
            <w:sz w:val="24"/>
            <w:szCs w:val="24"/>
          </w:rPr>
          <w:delText xml:space="preserve"> and the </w:delText>
        </w:r>
      </w:del>
      <w:ins w:id="110" w:author="Ferguson, Kiyomi (DFO/MPO)" w:date="2025-08-28T15:27:00Z">
        <w:r w:rsidR="00715737">
          <w:rPr>
            <w:rFonts w:ascii="Times New Roman" w:eastAsia="Times New Roman" w:hAnsi="Times New Roman" w:cs="Times New Roman"/>
            <w:sz w:val="24"/>
            <w:szCs w:val="24"/>
          </w:rPr>
          <w:t>a</w:t>
        </w:r>
        <w:proofErr w:type="spellEnd"/>
        <w:r w:rsidR="00715737">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total distance </w:t>
      </w:r>
      <w:del w:id="111" w:author="Ferguson, Kiyomi (DFO/MPO)" w:date="2025-08-28T15:27:00Z">
        <w:r w:rsidRPr="006C114E" w:rsidDel="00715737">
          <w:rPr>
            <w:rFonts w:ascii="Times New Roman" w:eastAsia="Times New Roman" w:hAnsi="Times New Roman" w:cs="Times New Roman"/>
            <w:sz w:val="24"/>
            <w:szCs w:val="24"/>
          </w:rPr>
          <w:delText xml:space="preserve">was </w:delText>
        </w:r>
      </w:del>
      <w:ins w:id="112" w:author="Ferguson, Kiyomi (DFO/MPO)" w:date="2025-08-28T15:27:00Z">
        <w:r w:rsidR="00715737">
          <w:rPr>
            <w:rFonts w:ascii="Times New Roman" w:eastAsia="Times New Roman" w:hAnsi="Times New Roman" w:cs="Times New Roman"/>
            <w:sz w:val="24"/>
            <w:szCs w:val="24"/>
          </w:rPr>
          <w:t>of</w:t>
        </w:r>
        <w:r w:rsidR="00715737"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~66</w:t>
      </w:r>
      <w:ins w:id="113" w:author="Ferguson, Kiyomi (DFO/MPO)" w:date="2025-08-28T15:29:00Z">
        <w:r w:rsidR="009E21DF">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km.  From 2006-2023, the Leading Range Edge shifted 62 km north and ~264 km east, resulting in a total shift </w:t>
      </w:r>
      <w:ins w:id="114" w:author="Ferguson, Kiyomi (DFO/MPO)" w:date="2025-08-28T15:27:00Z">
        <w:r w:rsidR="00715737">
          <w:rPr>
            <w:rFonts w:ascii="Times New Roman" w:eastAsia="Times New Roman" w:hAnsi="Times New Roman" w:cs="Times New Roman"/>
            <w:sz w:val="24"/>
            <w:szCs w:val="24"/>
          </w:rPr>
          <w:t xml:space="preserve">of </w:t>
        </w:r>
      </w:ins>
      <w:r w:rsidRPr="006C114E">
        <w:rPr>
          <w:rFonts w:ascii="Times New Roman" w:eastAsia="Times New Roman" w:hAnsi="Times New Roman" w:cs="Times New Roman"/>
          <w:sz w:val="24"/>
          <w:szCs w:val="24"/>
        </w:rPr>
        <w:t>271</w:t>
      </w:r>
      <w:ins w:id="115" w:author="Ferguson, Kiyomi (DFO/MPO)" w:date="2025-08-28T15:29:00Z">
        <w:r w:rsidR="009E21DF">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km northeast. From 1990-2005, the Trailing Range Edge shifted 18 km north and 4 km east for a total shift of ~20</w:t>
      </w:r>
      <w:ins w:id="116" w:author="Ferguson, Kiyomi (DFO/MPO)" w:date="2025-08-28T15:29:00Z">
        <w:r w:rsidR="009E21DF">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km. From 2006-2023, the Trailing Range Edge shifted 12 km north and 69 km east, resulting in a total shift of ~70 km northeast (Figure 5a). The results indicate a predominately eastwardly expansion on the Leading Range Edge along the northeast axis of the continental shelf. </w:t>
      </w:r>
    </w:p>
    <w:p w14:paraId="545E7CE2" w14:textId="77777777" w:rsidR="002F142A" w:rsidRPr="006C114E" w:rsidRDefault="00E8701E" w:rsidP="006C114E">
      <w:pP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color w:val="212529"/>
          <w:sz w:val="24"/>
          <w:szCs w:val="24"/>
        </w:rPr>
        <w:t>During 1990-2005, the AO was stable in Canada and decreased in the USA (Figure 5b). During 2006-2023, the AO increased over time for each region, Canada and the USA (Figure 5b).  The relationship between AO and total abundance was not significant in either of the regions during the 1990-2005 period (Figure 5c)</w:t>
      </w:r>
      <w:r w:rsidRPr="006C114E">
        <w:rPr>
          <w:rFonts w:ascii="Times New Roman" w:eastAsia="Times New Roman" w:hAnsi="Times New Roman" w:cs="Times New Roman"/>
          <w:sz w:val="24"/>
          <w:szCs w:val="24"/>
        </w:rPr>
        <w:t xml:space="preserve">. </w:t>
      </w:r>
      <w:r w:rsidRPr="006C114E">
        <w:rPr>
          <w:rFonts w:ascii="Times New Roman" w:eastAsia="Times New Roman" w:hAnsi="Times New Roman" w:cs="Times New Roman"/>
          <w:color w:val="212529"/>
          <w:sz w:val="24"/>
          <w:szCs w:val="24"/>
        </w:rPr>
        <w:t xml:space="preserve">During 2006-2023, the relationship between AO and total abundance was significantly positive in Canada, indicating a spatial expansion as abundance </w:t>
      </w:r>
      <w:r w:rsidRPr="006C114E">
        <w:rPr>
          <w:rFonts w:ascii="Times New Roman" w:eastAsia="Times New Roman" w:hAnsi="Times New Roman" w:cs="Times New Roman"/>
          <w:color w:val="212529"/>
          <w:sz w:val="24"/>
          <w:szCs w:val="24"/>
        </w:rPr>
        <w:lastRenderedPageBreak/>
        <w:t>increased (Figure 5c). The relationship between AO and total abundance was significantly negative in the USA, during the 2006-2023 period (Figure 5c), when abundance was higher (Figure 2c) suggesting that density or  number per unit area is decreasing within the USA.</w:t>
      </w:r>
    </w:p>
    <w:p w14:paraId="1BBD8BBF" w14:textId="65CAA59C" w:rsidR="002F142A" w:rsidRPr="006C114E" w:rsidRDefault="00E8701E" w:rsidP="005B1DCF">
      <w:pPr>
        <w:pStyle w:val="Heading3"/>
      </w:pPr>
      <w:bookmarkStart w:id="117" w:name="_m2n0tqm32wol" w:colFirst="0" w:colLast="0"/>
      <w:bookmarkEnd w:id="117"/>
      <w:r w:rsidRPr="006C114E">
        <w:t>Distance to International Border</w:t>
      </w:r>
    </w:p>
    <w:p w14:paraId="51A6CC2B" w14:textId="06955054" w:rsidR="002F142A" w:rsidRPr="006C114E" w:rsidRDefault="00E8701E" w:rsidP="006C114E">
      <w:pPr>
        <w:spacing w:before="240" w:line="480" w:lineRule="auto"/>
        <w:rPr>
          <w:rFonts w:ascii="Times New Roman" w:hAnsi="Times New Roman" w:cs="Times New Roman"/>
          <w:sz w:val="24"/>
          <w:szCs w:val="24"/>
        </w:rPr>
      </w:pPr>
      <w:r w:rsidRPr="006C114E">
        <w:rPr>
          <w:rFonts w:ascii="Times New Roman" w:eastAsia="Times New Roman" w:hAnsi="Times New Roman" w:cs="Times New Roman"/>
          <w:color w:val="212529"/>
          <w:sz w:val="24"/>
          <w:szCs w:val="24"/>
        </w:rPr>
        <w:t>The distances from the COG to the jurisdictional border (Hague line) have not changed appreciably during either period in both regions, nor in any of the focal areas (Figure 6 a,</w:t>
      </w:r>
      <w:ins w:id="118" w:author="Ferguson, Kiyomi (DFO/MPO)" w:date="2025-08-28T15:30:00Z">
        <w:r w:rsidR="009E21DF">
          <w:rPr>
            <w:rFonts w:ascii="Times New Roman" w:eastAsia="Times New Roman" w:hAnsi="Times New Roman" w:cs="Times New Roman"/>
            <w:color w:val="212529"/>
            <w:sz w:val="24"/>
            <w:szCs w:val="24"/>
          </w:rPr>
          <w:t xml:space="preserve"> </w:t>
        </w:r>
      </w:ins>
      <w:r w:rsidRPr="006C114E">
        <w:rPr>
          <w:rFonts w:ascii="Times New Roman" w:eastAsia="Times New Roman" w:hAnsi="Times New Roman" w:cs="Times New Roman"/>
          <w:color w:val="212529"/>
          <w:sz w:val="24"/>
          <w:szCs w:val="24"/>
        </w:rPr>
        <w:t xml:space="preserve">b). Georges Bank spans the Hague </w:t>
      </w:r>
      <w:del w:id="119" w:author="Ferguson, Kiyomi (DFO/MPO)" w:date="2025-08-28T15:31:00Z">
        <w:r w:rsidRPr="006C114E" w:rsidDel="009E21DF">
          <w:rPr>
            <w:rFonts w:ascii="Times New Roman" w:eastAsia="Times New Roman" w:hAnsi="Times New Roman" w:cs="Times New Roman"/>
            <w:color w:val="212529"/>
            <w:sz w:val="24"/>
            <w:szCs w:val="24"/>
          </w:rPr>
          <w:delText>line</w:delText>
        </w:r>
      </w:del>
      <w:ins w:id="120" w:author="Ferguson, Kiyomi (DFO/MPO)" w:date="2025-08-28T15:31:00Z">
        <w:r w:rsidR="009E21DF">
          <w:rPr>
            <w:rFonts w:ascii="Times New Roman" w:eastAsia="Times New Roman" w:hAnsi="Times New Roman" w:cs="Times New Roman"/>
            <w:color w:val="212529"/>
            <w:sz w:val="24"/>
            <w:szCs w:val="24"/>
          </w:rPr>
          <w:t>L</w:t>
        </w:r>
        <w:r w:rsidR="009E21DF" w:rsidRPr="006C114E">
          <w:rPr>
            <w:rFonts w:ascii="Times New Roman" w:eastAsia="Times New Roman" w:hAnsi="Times New Roman" w:cs="Times New Roman"/>
            <w:color w:val="212529"/>
            <w:sz w:val="24"/>
            <w:szCs w:val="24"/>
          </w:rPr>
          <w:t>ine</w:t>
        </w:r>
      </w:ins>
      <w:r w:rsidRPr="006C114E">
        <w:rPr>
          <w:rFonts w:ascii="Times New Roman" w:eastAsia="Times New Roman" w:hAnsi="Times New Roman" w:cs="Times New Roman"/>
          <w:color w:val="212529"/>
          <w:sz w:val="24"/>
          <w:szCs w:val="24"/>
        </w:rPr>
        <w:t>, and the 5</w:t>
      </w:r>
      <w:r w:rsidRPr="006C114E">
        <w:rPr>
          <w:rFonts w:ascii="Times New Roman" w:eastAsia="Times New Roman" w:hAnsi="Times New Roman" w:cs="Times New Roman"/>
          <w:color w:val="212529"/>
          <w:sz w:val="24"/>
          <w:szCs w:val="24"/>
          <w:vertAlign w:val="superscript"/>
        </w:rPr>
        <w:t>th</w:t>
      </w:r>
      <w:r w:rsidRPr="006C114E">
        <w:rPr>
          <w:rFonts w:ascii="Times New Roman" w:eastAsia="Times New Roman" w:hAnsi="Times New Roman" w:cs="Times New Roman"/>
          <w:color w:val="212529"/>
          <w:sz w:val="24"/>
          <w:szCs w:val="24"/>
        </w:rPr>
        <w:t xml:space="preserve"> and 95</w:t>
      </w:r>
      <w:r w:rsidRPr="006C114E">
        <w:rPr>
          <w:rFonts w:ascii="Times New Roman" w:eastAsia="Times New Roman" w:hAnsi="Times New Roman" w:cs="Times New Roman"/>
          <w:color w:val="212529"/>
          <w:sz w:val="24"/>
          <w:szCs w:val="24"/>
          <w:vertAlign w:val="superscript"/>
        </w:rPr>
        <w:t>th</w:t>
      </w:r>
      <w:r w:rsidRPr="006C114E">
        <w:rPr>
          <w:rFonts w:ascii="Times New Roman" w:eastAsia="Times New Roman" w:hAnsi="Times New Roman" w:cs="Times New Roman"/>
          <w:color w:val="212529"/>
          <w:sz w:val="24"/>
          <w:szCs w:val="24"/>
        </w:rPr>
        <w:t xml:space="preserve"> quantiles of focal areas adjacent to the international border</w:t>
      </w:r>
      <w:del w:id="121" w:author="Ferguson, Kiyomi (DFO/MPO)" w:date="2025-08-28T15:32:00Z">
        <w:r w:rsidRPr="006C114E" w:rsidDel="009E21DF">
          <w:rPr>
            <w:rFonts w:ascii="Times New Roman" w:eastAsia="Times New Roman" w:hAnsi="Times New Roman" w:cs="Times New Roman"/>
            <w:color w:val="212529"/>
            <w:sz w:val="24"/>
            <w:szCs w:val="24"/>
          </w:rPr>
          <w:delText xml:space="preserve">, </w:delText>
        </w:r>
      </w:del>
      <w:ins w:id="122" w:author="Ferguson, Kiyomi (DFO/MPO)" w:date="2025-08-28T15:32:00Z">
        <w:r w:rsidR="009E21DF">
          <w:rPr>
            <w:rFonts w:ascii="Times New Roman" w:eastAsia="Times New Roman" w:hAnsi="Times New Roman" w:cs="Times New Roman"/>
            <w:color w:val="212529"/>
            <w:sz w:val="24"/>
            <w:szCs w:val="24"/>
          </w:rPr>
          <w:t xml:space="preserve"> (</w:t>
        </w:r>
      </w:ins>
      <w:r w:rsidRPr="006C114E">
        <w:rPr>
          <w:rFonts w:ascii="Times New Roman" w:eastAsia="Times New Roman" w:hAnsi="Times New Roman" w:cs="Times New Roman"/>
          <w:color w:val="212529"/>
          <w:sz w:val="24"/>
          <w:szCs w:val="24"/>
        </w:rPr>
        <w:t>especially Eastern Gulf of Maine and Bay of Fundy</w:t>
      </w:r>
      <w:ins w:id="123" w:author="Ferguson, Kiyomi (DFO/MPO)" w:date="2025-08-28T15:32:00Z">
        <w:r w:rsidR="009E21DF">
          <w:rPr>
            <w:rFonts w:ascii="Times New Roman" w:eastAsia="Times New Roman" w:hAnsi="Times New Roman" w:cs="Times New Roman"/>
            <w:color w:val="212529"/>
            <w:sz w:val="24"/>
            <w:szCs w:val="24"/>
          </w:rPr>
          <w:t>)</w:t>
        </w:r>
      </w:ins>
      <w:r w:rsidRPr="006C114E">
        <w:rPr>
          <w:rFonts w:ascii="Times New Roman" w:eastAsia="Times New Roman" w:hAnsi="Times New Roman" w:cs="Times New Roman"/>
          <w:color w:val="212529"/>
          <w:sz w:val="24"/>
          <w:szCs w:val="24"/>
        </w:rPr>
        <w:t xml:space="preserve">, reflect a potential for mixing across the border (Figure 6b). </w:t>
      </w:r>
    </w:p>
    <w:p w14:paraId="1CE32D82" w14:textId="77777777" w:rsidR="002F142A" w:rsidRPr="006C114E" w:rsidRDefault="00E8701E" w:rsidP="005B1DCF">
      <w:pPr>
        <w:pStyle w:val="Heading3"/>
      </w:pPr>
      <w:bookmarkStart w:id="124" w:name="_41cc2dlinyq8" w:colFirst="0" w:colLast="0"/>
      <w:bookmarkStart w:id="125" w:name="_3ethspwu2zha" w:colFirst="0" w:colLast="0"/>
      <w:bookmarkStart w:id="126" w:name="_2gjuhu7u4rf5" w:colFirst="0" w:colLast="0"/>
      <w:bookmarkEnd w:id="124"/>
      <w:bookmarkEnd w:id="125"/>
      <w:bookmarkEnd w:id="126"/>
      <w:r w:rsidRPr="006C114E">
        <w:t>Summary: Interpreting the suite of shift indicators</w:t>
      </w:r>
    </w:p>
    <w:p w14:paraId="52559F14" w14:textId="144AC7E4" w:rsidR="002F142A" w:rsidRPr="006C114E" w:rsidRDefault="00E8701E" w:rsidP="006C114E">
      <w:pP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Following Link et al., (2021), we interpreted the suite of shift indicators by comparing their rates of change, largely focusing on the 2006-2023 period. Firstly, abundance increased in Canada and in the USA since the early 2000s, but then levelled off in the USA  (Figure 2c) while it continued to increase in Canada at a rate of 4.4%. number/</w:t>
      </w:r>
      <w:del w:id="127" w:author="Ferguson, Kiyomi (DFO/MPO)" w:date="2025-08-28T15:34:00Z">
        <w:r w:rsidRPr="006C114E" w:rsidDel="009E21DF">
          <w:rPr>
            <w:rFonts w:ascii="Times New Roman" w:eastAsia="Times New Roman" w:hAnsi="Times New Roman" w:cs="Times New Roman"/>
            <w:sz w:val="24"/>
            <w:szCs w:val="24"/>
          </w:rPr>
          <w:delText xml:space="preserve">yr </w:delText>
        </w:r>
      </w:del>
      <w:ins w:id="128" w:author="Ferguson, Kiyomi (DFO/MPO)" w:date="2025-08-28T15:34:00Z">
        <w:r w:rsidR="009E21DF">
          <w:rPr>
            <w:rFonts w:ascii="Times New Roman" w:eastAsia="Times New Roman" w:hAnsi="Times New Roman" w:cs="Times New Roman"/>
            <w:sz w:val="24"/>
            <w:szCs w:val="24"/>
          </w:rPr>
          <w:t>year</w:t>
        </w:r>
        <w:r w:rsidR="009E21DF" w:rsidRPr="006C114E">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(95% CI: 3.1-5.6%) from 2006-2023 (Figure 7a).  During the 2006-2023 period in Canada, the COG shifted northeast in Canada at a rate of 4 km/year north (95% CI:3-4.3 km), and 12 km/year east (95% CI: 10-15 km) (Figure 7b). </w:t>
      </w:r>
      <w:ins w:id="129" w:author="Ferguson, Kiyomi (DFO/MPO)" w:date="2025-08-28T15:33:00Z">
        <w:r w:rsidR="009E21DF">
          <w:rPr>
            <w:rFonts w:ascii="Times New Roman" w:eastAsia="Times New Roman" w:hAnsi="Times New Roman" w:cs="Times New Roman"/>
            <w:sz w:val="24"/>
            <w:szCs w:val="24"/>
          </w:rPr>
          <w:t xml:space="preserve">During the same period </w:t>
        </w:r>
      </w:ins>
      <w:del w:id="130" w:author="Ferguson, Kiyomi (DFO/MPO)" w:date="2025-08-28T15:33:00Z">
        <w:r w:rsidRPr="006C114E" w:rsidDel="009E21DF">
          <w:rPr>
            <w:rFonts w:ascii="Times New Roman" w:eastAsia="Times New Roman" w:hAnsi="Times New Roman" w:cs="Times New Roman"/>
            <w:sz w:val="24"/>
            <w:szCs w:val="24"/>
          </w:rPr>
          <w:delText>I</w:delText>
        </w:r>
      </w:del>
      <w:ins w:id="131" w:author="Ferguson, Kiyomi (DFO/MPO)" w:date="2025-08-28T15:33:00Z">
        <w:r w:rsidR="009E21DF">
          <w:rPr>
            <w:rFonts w:ascii="Times New Roman" w:eastAsia="Times New Roman" w:hAnsi="Times New Roman" w:cs="Times New Roman"/>
            <w:sz w:val="24"/>
            <w:szCs w:val="24"/>
          </w:rPr>
          <w:t>i</w:t>
        </w:r>
      </w:ins>
      <w:r w:rsidRPr="006C114E">
        <w:rPr>
          <w:rFonts w:ascii="Times New Roman" w:eastAsia="Times New Roman" w:hAnsi="Times New Roman" w:cs="Times New Roman"/>
          <w:sz w:val="24"/>
          <w:szCs w:val="24"/>
        </w:rPr>
        <w:t>n the USA</w:t>
      </w:r>
      <w:del w:id="132" w:author="Ferguson, Kiyomi (DFO/MPO)" w:date="2025-08-28T15:33:00Z">
        <w:r w:rsidRPr="006C114E" w:rsidDel="009E21DF">
          <w:rPr>
            <w:rFonts w:ascii="Times New Roman" w:eastAsia="Times New Roman" w:hAnsi="Times New Roman" w:cs="Times New Roman"/>
            <w:sz w:val="24"/>
            <w:szCs w:val="24"/>
          </w:rPr>
          <w:delText xml:space="preserve"> in the same period</w:delText>
        </w:r>
      </w:del>
      <w:r w:rsidRPr="006C114E">
        <w:rPr>
          <w:rFonts w:ascii="Times New Roman" w:eastAsia="Times New Roman" w:hAnsi="Times New Roman" w:cs="Times New Roman"/>
          <w:sz w:val="24"/>
          <w:szCs w:val="24"/>
        </w:rPr>
        <w:t>, the COG shifted southwest at 3 km/year south (95% CI: 1.5-4 km) and 1 km/year west (95% CI: 0.5-2 km)  (Figure 7b).  From 2006-2023, AO in both Canada and the USA increased at a rate of 2.8%</w:t>
      </w:r>
      <w:ins w:id="133" w:author="Ferguson, Kiyomi (DFO/MPO)" w:date="2025-08-28T15:34:00Z">
        <w:r w:rsidR="009E21DF">
          <w:rPr>
            <w:rFonts w:ascii="Times New Roman" w:eastAsia="Times New Roman" w:hAnsi="Times New Roman" w:cs="Times New Roman"/>
            <w:sz w:val="24"/>
            <w:szCs w:val="24"/>
          </w:rPr>
          <w:t xml:space="preserve"> </w:t>
        </w:r>
        <w:r w:rsidR="009E21DF" w:rsidRPr="006C114E">
          <w:rPr>
            <w:rFonts w:ascii="Times New Roman" w:eastAsia="Times New Roman" w:hAnsi="Times New Roman" w:cs="Times New Roman"/>
            <w:sz w:val="24"/>
            <w:szCs w:val="24"/>
          </w:rPr>
          <w:t xml:space="preserve">km/year </w:t>
        </w:r>
      </w:ins>
      <w:del w:id="134" w:author="Ferguson, Kiyomi (DFO/MPO)" w:date="2025-08-28T15:34:00Z">
        <w:r w:rsidRPr="006C114E" w:rsidDel="009E21DF">
          <w:rPr>
            <w:rFonts w:ascii="Times New Roman" w:eastAsia="Times New Roman" w:hAnsi="Times New Roman" w:cs="Times New Roman"/>
            <w:sz w:val="24"/>
            <w:szCs w:val="24"/>
          </w:rPr>
          <w:delText>/yr</w:delText>
        </w:r>
      </w:del>
      <w:r w:rsidRPr="006C114E">
        <w:rPr>
          <w:rFonts w:ascii="Times New Roman" w:eastAsia="Times New Roman" w:hAnsi="Times New Roman" w:cs="Times New Roman"/>
          <w:sz w:val="24"/>
          <w:szCs w:val="24"/>
        </w:rPr>
        <w:t xml:space="preserve">  (95% CI: 1.7-3.8%) and 2.4%</w:t>
      </w:r>
      <w:ins w:id="135" w:author="Ferguson, Kiyomi (DFO/MPO)" w:date="2025-08-28T15:34:00Z">
        <w:r w:rsidR="009E21DF" w:rsidRPr="009E21DF">
          <w:rPr>
            <w:rFonts w:ascii="Times New Roman" w:eastAsia="Times New Roman" w:hAnsi="Times New Roman" w:cs="Times New Roman"/>
            <w:sz w:val="24"/>
            <w:szCs w:val="24"/>
          </w:rPr>
          <w:t xml:space="preserve"> </w:t>
        </w:r>
        <w:r w:rsidR="009E21DF" w:rsidRPr="006C114E">
          <w:rPr>
            <w:rFonts w:ascii="Times New Roman" w:eastAsia="Times New Roman" w:hAnsi="Times New Roman" w:cs="Times New Roman"/>
            <w:sz w:val="24"/>
            <w:szCs w:val="24"/>
          </w:rPr>
          <w:t>km/year</w:t>
        </w:r>
        <w:r w:rsidR="009E21DF">
          <w:rPr>
            <w:rFonts w:ascii="Times New Roman" w:eastAsia="Times New Roman" w:hAnsi="Times New Roman" w:cs="Times New Roman"/>
            <w:sz w:val="24"/>
            <w:szCs w:val="24"/>
          </w:rPr>
          <w:t xml:space="preserve"> </w:t>
        </w:r>
      </w:ins>
      <w:del w:id="136" w:author="Ferguson, Kiyomi (DFO/MPO)" w:date="2025-08-28T15:34:00Z">
        <w:r w:rsidRPr="006C114E" w:rsidDel="009E21DF">
          <w:rPr>
            <w:rFonts w:ascii="Times New Roman" w:eastAsia="Times New Roman" w:hAnsi="Times New Roman" w:cs="Times New Roman"/>
            <w:sz w:val="24"/>
            <w:szCs w:val="24"/>
          </w:rPr>
          <w:delText xml:space="preserve"> </w:delText>
        </w:r>
      </w:del>
      <w:r w:rsidRPr="006C114E">
        <w:rPr>
          <w:rFonts w:ascii="Times New Roman" w:eastAsia="Times New Roman" w:hAnsi="Times New Roman" w:cs="Times New Roman"/>
          <w:sz w:val="24"/>
          <w:szCs w:val="24"/>
        </w:rPr>
        <w:t xml:space="preserve">respectively  (95% CI: 1.2-3.7%) (Figure 7c). From 2006-2023, AO increased by 0.58% for every 1% increase in abundance in Canada (Figure 7d). In contrast, over </w:t>
      </w:r>
      <w:r w:rsidRPr="006C114E">
        <w:rPr>
          <w:rFonts w:ascii="Times New Roman" w:eastAsia="Times New Roman" w:hAnsi="Times New Roman" w:cs="Times New Roman"/>
          <w:sz w:val="24"/>
          <w:szCs w:val="24"/>
        </w:rPr>
        <w:lastRenderedPageBreak/>
        <w:t xml:space="preserve">the same period, AO decreased by 0.44% for every 1% increase in abundance in the USA (Figure 7d). </w:t>
      </w:r>
    </w:p>
    <w:p w14:paraId="39C4ADB7" w14:textId="77777777" w:rsidR="002F142A" w:rsidRPr="006C114E" w:rsidRDefault="002F142A" w:rsidP="006C114E">
      <w:pPr>
        <w:spacing w:line="480" w:lineRule="auto"/>
        <w:rPr>
          <w:rFonts w:ascii="Times New Roman" w:eastAsia="Times New Roman" w:hAnsi="Times New Roman" w:cs="Times New Roman"/>
          <w:sz w:val="24"/>
          <w:szCs w:val="24"/>
        </w:rPr>
      </w:pPr>
    </w:p>
    <w:p w14:paraId="49490B17" w14:textId="21E2CB2B" w:rsidR="002F142A" w:rsidRPr="006C114E" w:rsidRDefault="00E8701E" w:rsidP="006C114E">
      <w:pP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From 2006-2023, the Leading Range Edge shifted 3.4 km north per year (95% CI: 2.92 to 8.29 km) and 14.68 km east per year (95% CI: 3.66 to 25.7 km). The Trailing Range Edge shifted at a much slower rate of 0.67 km north per year (95% CI: 0.33 to 1.67 km) and 3.82 km east per year (95% CI: 0.05 to 7.58 km) (Figure 7e).  There was no evidence of deepening. </w:t>
      </w:r>
      <w:commentRangeStart w:id="137"/>
      <w:r w:rsidRPr="006C114E">
        <w:rPr>
          <w:rFonts w:ascii="Times New Roman" w:eastAsia="Times New Roman" w:hAnsi="Times New Roman" w:cs="Times New Roman"/>
          <w:sz w:val="24"/>
          <w:szCs w:val="24"/>
        </w:rPr>
        <w:t>From 2006-2023, mean depth changes by 1.63 m shallower per year (95% CI: 3.77 to 0.5 m) in Canada and by 1.63 m shallower per year (95% CI: 3.77 to 0.5 m) in the USA (Figure  7f)</w:t>
      </w:r>
      <w:commentRangeEnd w:id="137"/>
      <w:r w:rsidR="00290BA3">
        <w:rPr>
          <w:rStyle w:val="CommentReference"/>
        </w:rPr>
        <w:commentReference w:id="137"/>
      </w:r>
      <w:r w:rsidRPr="006C114E">
        <w:rPr>
          <w:rFonts w:ascii="Times New Roman" w:eastAsia="Times New Roman" w:hAnsi="Times New Roman" w:cs="Times New Roman"/>
          <w:sz w:val="24"/>
          <w:szCs w:val="24"/>
        </w:rPr>
        <w:t xml:space="preserve">. From 2006-2023, in Canada, the </w:t>
      </w:r>
      <w:ins w:id="138" w:author="Ferguson, Kiyomi (DFO/MPO)" w:date="2025-08-28T15:39:00Z">
        <w:r w:rsidR="00290BA3">
          <w:rPr>
            <w:rFonts w:ascii="Times New Roman" w:eastAsia="Times New Roman" w:hAnsi="Times New Roman" w:cs="Times New Roman"/>
            <w:sz w:val="24"/>
            <w:szCs w:val="24"/>
          </w:rPr>
          <w:t xml:space="preserve">distance from the </w:t>
        </w:r>
      </w:ins>
      <w:r w:rsidRPr="006C114E">
        <w:rPr>
          <w:rFonts w:ascii="Times New Roman" w:eastAsia="Times New Roman" w:hAnsi="Times New Roman" w:cs="Times New Roman"/>
          <w:sz w:val="24"/>
          <w:szCs w:val="24"/>
        </w:rPr>
        <w:t xml:space="preserve">population centroid </w:t>
      </w:r>
      <w:ins w:id="139" w:author="Ferguson, Kiyomi (DFO/MPO)" w:date="2025-08-28T15:40:00Z">
        <w:r w:rsidR="00290BA3">
          <w:rPr>
            <w:rFonts w:ascii="Times New Roman" w:eastAsia="Times New Roman" w:hAnsi="Times New Roman" w:cs="Times New Roman"/>
            <w:sz w:val="24"/>
            <w:szCs w:val="24"/>
          </w:rPr>
          <w:t xml:space="preserve">to the Hague Line </w:t>
        </w:r>
      </w:ins>
      <w:del w:id="140" w:author="Ferguson, Kiyomi (DFO/MPO)" w:date="2025-08-28T15:40:00Z">
        <w:r w:rsidRPr="006C114E" w:rsidDel="00290BA3">
          <w:rPr>
            <w:rFonts w:ascii="Times New Roman" w:eastAsia="Times New Roman" w:hAnsi="Times New Roman" w:cs="Times New Roman"/>
            <w:sz w:val="24"/>
            <w:szCs w:val="24"/>
          </w:rPr>
          <w:delText xml:space="preserve">of the </w:delText>
        </w:r>
      </w:del>
      <w:ins w:id="141" w:author="Ferguson, Kiyomi (DFO/MPO)" w:date="2025-08-28T15:40:00Z">
        <w:r w:rsidR="00290BA3">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Distance to Border</w:t>
      </w:r>
      <w:ins w:id="142" w:author="Ferguson, Kiyomi (DFO/MPO)" w:date="2025-08-28T15:40:00Z">
        <w:r w:rsidR="00290BA3">
          <w:rPr>
            <w:rFonts w:ascii="Times New Roman" w:eastAsia="Times New Roman" w:hAnsi="Times New Roman" w:cs="Times New Roman"/>
            <w:sz w:val="24"/>
            <w:szCs w:val="24"/>
          </w:rPr>
          <w:t>)</w:t>
        </w:r>
      </w:ins>
      <w:del w:id="143" w:author="Ferguson, Kiyomi (DFO/MPO)" w:date="2025-08-28T15:40:00Z">
        <w:r w:rsidRPr="006C114E" w:rsidDel="00290BA3">
          <w:rPr>
            <w:rFonts w:ascii="Times New Roman" w:eastAsia="Times New Roman" w:hAnsi="Times New Roman" w:cs="Times New Roman"/>
            <w:sz w:val="24"/>
            <w:szCs w:val="24"/>
          </w:rPr>
          <w:delText xml:space="preserve"> indicator moved away from international boundary</w:delText>
        </w:r>
      </w:del>
      <w:ins w:id="144" w:author="Ferguson, Kiyomi (DFO/MPO)" w:date="2025-08-28T15:40:00Z">
        <w:r w:rsidR="00290BA3">
          <w:rPr>
            <w:rFonts w:ascii="Times New Roman" w:eastAsia="Times New Roman" w:hAnsi="Times New Roman" w:cs="Times New Roman"/>
            <w:sz w:val="24"/>
            <w:szCs w:val="24"/>
          </w:rPr>
          <w:t>increased</w:t>
        </w:r>
      </w:ins>
      <w:r w:rsidRPr="006C114E">
        <w:rPr>
          <w:rFonts w:ascii="Times New Roman" w:eastAsia="Times New Roman" w:hAnsi="Times New Roman" w:cs="Times New Roman"/>
          <w:sz w:val="24"/>
          <w:szCs w:val="24"/>
        </w:rPr>
        <w:t xml:space="preserve"> at </w:t>
      </w:r>
      <w:ins w:id="145" w:author="Ferguson, Kiyomi (DFO/MPO)" w:date="2025-08-28T15:40:00Z">
        <w:r w:rsidR="00290BA3">
          <w:rPr>
            <w:rFonts w:ascii="Times New Roman" w:eastAsia="Times New Roman" w:hAnsi="Times New Roman" w:cs="Times New Roman"/>
            <w:sz w:val="24"/>
            <w:szCs w:val="24"/>
          </w:rPr>
          <w:t xml:space="preserve">a rate of </w:t>
        </w:r>
      </w:ins>
      <w:r w:rsidRPr="006C114E">
        <w:rPr>
          <w:rFonts w:ascii="Times New Roman" w:eastAsia="Times New Roman" w:hAnsi="Times New Roman" w:cs="Times New Roman"/>
          <w:sz w:val="24"/>
          <w:szCs w:val="24"/>
        </w:rPr>
        <w:t>17.3 km/year  (95% CI: 12.68 to 21.92 km) and by 0.53 km</w:t>
      </w:r>
      <w:del w:id="146" w:author="Ferguson, Kiyomi (DFO/MPO)" w:date="2025-08-28T15:41:00Z">
        <w:r w:rsidRPr="006C114E" w:rsidDel="00290BA3">
          <w:rPr>
            <w:rFonts w:ascii="Times New Roman" w:eastAsia="Times New Roman" w:hAnsi="Times New Roman" w:cs="Times New Roman"/>
            <w:sz w:val="24"/>
            <w:szCs w:val="24"/>
          </w:rPr>
          <w:delText xml:space="preserve"> farther per </w:delText>
        </w:r>
      </w:del>
      <w:ins w:id="147" w:author="Ferguson, Kiyomi (DFO/MPO)" w:date="2025-08-28T15:41:00Z">
        <w:r w:rsidR="00290BA3">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year (95% CI: 0.09 to 1.15 km) in the USA (Figure 7g). In conclusion, juvenile Atlantic halibut have increased in abundance, occupying more area, and expanded northeast during the warmer 2006-2023 period, relative to 1990-2005.</w:t>
      </w:r>
    </w:p>
    <w:p w14:paraId="28EF9B2E" w14:textId="77777777" w:rsidR="002F142A" w:rsidRPr="006C114E" w:rsidRDefault="00E8701E" w:rsidP="005B1DCF">
      <w:pPr>
        <w:pStyle w:val="Heading2"/>
      </w:pPr>
      <w:bookmarkStart w:id="148" w:name="_xj1r6mhfuspl" w:colFirst="0" w:colLast="0"/>
      <w:bookmarkEnd w:id="148"/>
      <w:r w:rsidRPr="006C114E">
        <w:t>DISCUSSION</w:t>
      </w:r>
    </w:p>
    <w:p w14:paraId="0E11ABE6" w14:textId="0F409080" w:rsidR="002F142A" w:rsidRPr="006C114E" w:rsidRDefault="00E8701E" w:rsidP="006C114E">
      <w:pPr>
        <w:spacing w:line="480" w:lineRule="auto"/>
        <w:ind w:firstLine="720"/>
        <w:rPr>
          <w:rFonts w:ascii="Times New Roman" w:eastAsia="Times New Roman" w:hAnsi="Times New Roman" w:cs="Times New Roman"/>
          <w:sz w:val="24"/>
          <w:szCs w:val="24"/>
          <w:highlight w:val="white"/>
        </w:rPr>
      </w:pPr>
      <w:bookmarkStart w:id="149" w:name="_6cvhaokcsvgb" w:colFirst="0" w:colLast="0"/>
      <w:bookmarkEnd w:id="149"/>
      <w:r w:rsidRPr="006C114E">
        <w:rPr>
          <w:rFonts w:ascii="Times New Roman" w:eastAsia="Times New Roman" w:hAnsi="Times New Roman" w:cs="Times New Roman"/>
          <w:sz w:val="24"/>
          <w:szCs w:val="24"/>
        </w:rPr>
        <w:t xml:space="preserve"> Here we provide evidence of a range expansion in a spatially-structured stock that has been rapidly growing after recovering from overfishing (</w:t>
      </w:r>
      <w:proofErr w:type="spellStart"/>
      <w:r w:rsidRPr="006C114E">
        <w:rPr>
          <w:rFonts w:ascii="Times New Roman" w:eastAsia="Times New Roman" w:hAnsi="Times New Roman" w:cs="Times New Roman"/>
          <w:sz w:val="24"/>
          <w:szCs w:val="24"/>
        </w:rPr>
        <w:t>Trzcinski</w:t>
      </w:r>
      <w:proofErr w:type="spellEnd"/>
      <w:r w:rsidRPr="006C114E">
        <w:rPr>
          <w:rFonts w:ascii="Times New Roman" w:eastAsia="Times New Roman" w:hAnsi="Times New Roman" w:cs="Times New Roman"/>
          <w:sz w:val="24"/>
          <w:szCs w:val="24"/>
        </w:rPr>
        <w:t xml:space="preserve"> and Bowen 2016; Johnson et al., 2024), and has</w:t>
      </w:r>
      <w:ins w:id="150" w:author="Ferguson, Kiyomi (DFO/MPO)" w:date="2025-08-28T15:49:00Z">
        <w:r w:rsidR="00146A7A">
          <w:rPr>
            <w:rFonts w:ascii="Times New Roman" w:eastAsia="Times New Roman" w:hAnsi="Times New Roman" w:cs="Times New Roman"/>
            <w:sz w:val="24"/>
            <w:szCs w:val="24"/>
          </w:rPr>
          <w:t xml:space="preserve"> also</w:t>
        </w:r>
      </w:ins>
      <w:r w:rsidRPr="006C114E">
        <w:rPr>
          <w:rFonts w:ascii="Times New Roman" w:eastAsia="Times New Roman" w:hAnsi="Times New Roman" w:cs="Times New Roman"/>
          <w:sz w:val="24"/>
          <w:szCs w:val="24"/>
        </w:rPr>
        <w:t xml:space="preserve"> benefitted from the increase in water temperatures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{"citationID":"wscTo8Yq","properties":{"formattedCitation":"(Czich et al. 2023)","plainCitation":"(Czich et al. 2023)","noteIndex":0},"citationItems":[{"id":782,"uris":["http://zotero.org/users/16227661/items/3PQFHJXY"],"itemData":{"id":782,"type":"article-journal","abstract":"With the influence of climate change on marine systems expanding, climate adaptation will be fundamental for the future of fisheries management. An exponential increase in Atlantic halibut Hippoglossus hippoglossus landings over the past decade has coincided with warming ocean temperatures. Here, we explore how historical changes in abundance have been linked to changing thermal habitat conditions and project trends with a warming climate under different emissions scenarios. From 1990 to 2018, available thermal habitat increased by 11.6 ± 7.35% and growing degree days have increased by 13.5 ± 7.86 °C·days across the region. With warming, the probability of occurrence is projected to increase up to 20.5% in Canada by 2085 under RCP 8.5 for Atlantic halibut. Our results suggest that shifting patterns of halibut distribution and abundance are linked to thermal conditions and that continued warming will likely continue to enhance habitat conditions, leading to increased abundance in the Canadian range. Collectively, these results illustrate the influence of shifting environmental conditions on population dynamics and emphasize the importance of adaptive management practices in a dynamic future climate.","container-title":"FACETS","DOI":"10.1139/facets-2021-0202","ISSN":"2371-1671","journalAbbreviation":"FACETS","language":"en","license":"https://creativecommons.org/licenses/by/4.0/deed.en_GB","page":"1-14","source":"DOI.org (Crossref)","title":"Recent and projected climate change–induced expansion of Atlantic halibut in the Northwest Atlantic","URL":"https://facetsjournal.com/doi/10.1139/facets-2021-0202","volume":"8","author":[{"family":"Czich","given":"Andrew N."},{"family":"Stanley","given":"R.R.E."},{"family":"Avery","given":"T.S."},{"family":"Heyer","given":"C.E.","non-dropping-particle":"den"},{"family":"Shackell","given":"N.L."}],"editor":[{"family":"Clements","given":"Jeff C."}],"accessed":{"date-parts":[["2025",3,3]]},"issued":{"date-parts":[["2023",1,1]]}}}],"schema":"https://github.com/citation-style-language/schema/raw/master/csl-citation.json"}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(Czich et al. 2023)</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Overall, the population is expanding in a northeasterly direction, but there is no evidence of consistent directional shifts within focal areas. The northeast shift and expansion are consistent with the shelf’s topography,  which also follows a northeast axis, </w:t>
      </w:r>
      <w:del w:id="151" w:author="Ferguson, Kiyomi (DFO/MPO)" w:date="2025-08-28T15:51:00Z">
        <w:r w:rsidRPr="006C114E" w:rsidDel="00146A7A">
          <w:rPr>
            <w:rFonts w:ascii="Times New Roman" w:eastAsia="Times New Roman" w:hAnsi="Times New Roman" w:cs="Times New Roman"/>
            <w:sz w:val="24"/>
            <w:szCs w:val="24"/>
          </w:rPr>
          <w:delText>as well as</w:delText>
        </w:r>
      </w:del>
      <w:ins w:id="152" w:author="Ferguson, Kiyomi (DFO/MPO)" w:date="2025-08-28T15:51:00Z">
        <w:r w:rsidR="00146A7A">
          <w:rPr>
            <w:rFonts w:ascii="Times New Roman" w:eastAsia="Times New Roman" w:hAnsi="Times New Roman" w:cs="Times New Roman"/>
            <w:sz w:val="24"/>
            <w:szCs w:val="24"/>
          </w:rPr>
          <w:t>and</w:t>
        </w:r>
      </w:ins>
      <w:r w:rsidRPr="006C114E">
        <w:rPr>
          <w:rFonts w:ascii="Times New Roman" w:eastAsia="Times New Roman" w:hAnsi="Times New Roman" w:cs="Times New Roman"/>
          <w:sz w:val="24"/>
          <w:szCs w:val="24"/>
        </w:rPr>
        <w:t xml:space="preserve"> with the concomitant increase in both abundance and area occupied. </w:t>
      </w:r>
      <w:r w:rsidRPr="006C114E">
        <w:rPr>
          <w:rFonts w:ascii="Times New Roman" w:eastAsia="Times New Roman" w:hAnsi="Times New Roman" w:cs="Times New Roman"/>
          <w:sz w:val="24"/>
          <w:szCs w:val="24"/>
          <w:highlight w:val="white"/>
        </w:rPr>
        <w:t xml:space="preserve">Interpreting the </w:t>
      </w:r>
      <w:ins w:id="153" w:author="Ferguson, Kiyomi (DFO/MPO)" w:date="2025-08-28T15:51:00Z">
        <w:r w:rsidR="00146A7A">
          <w:rPr>
            <w:rFonts w:ascii="Times New Roman" w:eastAsia="Times New Roman" w:hAnsi="Times New Roman" w:cs="Times New Roman"/>
            <w:sz w:val="24"/>
            <w:szCs w:val="24"/>
            <w:highlight w:val="white"/>
          </w:rPr>
          <w:t xml:space="preserve">suite of </w:t>
        </w:r>
      </w:ins>
      <w:r w:rsidRPr="006C114E">
        <w:rPr>
          <w:rFonts w:ascii="Times New Roman" w:eastAsia="Times New Roman" w:hAnsi="Times New Roman" w:cs="Times New Roman"/>
          <w:sz w:val="24"/>
          <w:szCs w:val="24"/>
          <w:highlight w:val="white"/>
        </w:rPr>
        <w:t xml:space="preserve">indicators </w:t>
      </w:r>
      <w:r w:rsidRPr="006C114E">
        <w:rPr>
          <w:rFonts w:ascii="Times New Roman" w:eastAsia="Times New Roman" w:hAnsi="Times New Roman" w:cs="Times New Roman"/>
          <w:sz w:val="24"/>
          <w:szCs w:val="24"/>
          <w:highlight w:val="white"/>
        </w:rPr>
        <w:lastRenderedPageBreak/>
        <w:t>together in a comprehensive large-scale assessment is important because they collectively tell the story of shifts and range expansion (Link et al., 2021).</w:t>
      </w:r>
    </w:p>
    <w:p w14:paraId="56FC4994" w14:textId="77777777" w:rsidR="002F142A" w:rsidRPr="006C114E" w:rsidRDefault="00E8701E" w:rsidP="005B1DCF">
      <w:pPr>
        <w:pStyle w:val="Heading3"/>
      </w:pPr>
      <w:bookmarkStart w:id="154" w:name="_s875z1dqjfwi" w:colFirst="0" w:colLast="0"/>
      <w:bookmarkEnd w:id="154"/>
      <w:r w:rsidRPr="006C114E">
        <w:t>Transboundary science advice to inform fishery management</w:t>
      </w:r>
    </w:p>
    <w:p w14:paraId="279FA75B" w14:textId="3EE4A7F4" w:rsidR="002F142A" w:rsidRPr="006C114E" w:rsidRDefault="00E8701E" w:rsidP="006C114E">
      <w:pPr>
        <w:spacing w:line="480" w:lineRule="auto"/>
        <w:ind w:firstLine="720"/>
        <w:rPr>
          <w:rFonts w:ascii="Times New Roman" w:eastAsia="Times New Roman" w:hAnsi="Times New Roman" w:cs="Times New Roman"/>
          <w:sz w:val="24"/>
          <w:szCs w:val="24"/>
        </w:rPr>
      </w:pPr>
      <w:bookmarkStart w:id="155" w:name="_ryslfcc0byey" w:colFirst="0" w:colLast="0"/>
      <w:bookmarkEnd w:id="155"/>
      <w:r w:rsidRPr="006C114E">
        <w:rPr>
          <w:rFonts w:ascii="Times New Roman" w:eastAsia="Times New Roman" w:hAnsi="Times New Roman" w:cs="Times New Roman"/>
          <w:sz w:val="24"/>
          <w:szCs w:val="24"/>
          <w:highlight w:val="white"/>
        </w:rPr>
        <w:t xml:space="preserve">  The ability to track spatial indicators</w:t>
      </w:r>
      <w:r w:rsidRPr="006C114E">
        <w:rPr>
          <w:rFonts w:ascii="Times New Roman" w:eastAsia="Times New Roman" w:hAnsi="Times New Roman" w:cs="Times New Roman"/>
          <w:sz w:val="24"/>
          <w:szCs w:val="24"/>
        </w:rPr>
        <w:t xml:space="preserve"> is possible because of the long-term monitoring in both Canada and the USA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{"citationID":"zhvJA9tZ","properties":{"formattedCitation":"(Shackell et al. 2016)","plainCitation":"(Shackell et al. 2016)","noteIndex":0},"citationItems":[{"id":491,"uris":["http://zotero.org/users/16227661/items/SFLK7IME"],"itemData":{"id":491,"type":"article-journal","abstract":"We investigated conflicting perspectives over a transboundary species (Atlantic Halibut-Hippoglossus hippoglossus L.) assumed to be one population spanning the border separating the USA and Canada. In Canada, the fishery is certified as sustainable by the international Marine Stewardship Council (2013). In the USA, that same population is listed as a “Species of Concern” under the US Endangered Species Act (1973). There are fishery-independent trawl surveys conducted by both USA and Canada on juvenile halibut abundance across the border. The data are sorted and both nations use their own jurisdictional boundaries to define the geographical area of their separate stock assessments. Here, we undertake a spatially unified, in-depth comparison of juvenile halibut distribution and abundance, and quantify the amount of suitable habitat for halibut across both sides of the border from 1965 to 2014. Juvenile halibut abundance was, on average, five times greater in Canada than in USA waters. The median per cent of occupied sets in Canada was about four times greater than in the US (2.5%). These differences could not be explained by the availability of “suitable” habitat. The lack of halibut in US waters, in contrast to Canada, suggests a finer-scale stock structure exists and that halibut have not re-established in the USA due to historical serial overfishing. A gradient from high occupancy of halibut in Canada to lower occupancy in the USA is evident, suggestive of connectivity between the two areas and supported by a lag correlation analysis of temporal abundance trends. The USA may now be a sink to Canada's source of halibut. While both countries have been correct in their individual assessments, a bilateral assessment of halibut would benefit both nations, and could include analyses of how fishing patterns in Canada will influence the magnitude and speed of halibut re-colonization in the USA.","container-title":"ICES Journal of Marine Science","DOI":"10.1093/icesjms/fsw042","ISSN":"1054-3139","issue":"7","page":"1798-1805","title":"A transboundary dilemma: dichotomous designations of Atlantic halibut status in the Northwest Atlantic","volume":"73","author":[{"family":"Shackell","given":"N. L."},{"family":"Frank","given":"K. T."},{"family":"Nye","given":"J. A."},{"family":"Heyer","given":"C. E.","non-dropping-particle":"den"}],"issued":{"date-parts":[["2016"]]}}}],"schema":"https://github.com/citation-style-language/schema/raw/master/csl-citation.json"}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(Shackell et al. 2016)</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and can be used to inform bilateral conversations and stock management in support of the effective management of this transboundary species. Consider, in this study, </w:t>
      </w:r>
      <w:r w:rsidRPr="006C114E">
        <w:rPr>
          <w:rFonts w:ascii="Times New Roman" w:eastAsia="Times New Roman" w:hAnsi="Times New Roman" w:cs="Times New Roman"/>
          <w:color w:val="212529"/>
          <w:sz w:val="24"/>
          <w:szCs w:val="24"/>
        </w:rPr>
        <w:t>the proximity of the southerly focal areas to the international border. Observations of electronically tagged fish suggest residency</w:t>
      </w:r>
      <w:r w:rsidRPr="006C114E">
        <w:rPr>
          <w:rFonts w:ascii="Times New Roman" w:eastAsia="Times New Roman" w:hAnsi="Times New Roman" w:cs="Times New Roman"/>
          <w:sz w:val="24"/>
          <w:szCs w:val="24"/>
        </w:rPr>
        <w:t xml:space="preserve"> within the Gulf of Maine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{"citationID":"M9mIUqbm","properties":{"formattedCitation":"(Kersula and Seitz 2019; Seitz et al. 2016)","plainCitation":"(Kersula and Seitz 2019; Seitz et al. 2016)","noteIndex":0},"citationItems":[{"id":104,"uris":["http://zotero.org/users/16227661/items/HP825WWM"],"itemData":{"id":104,"type":"article-journal","container-title":"Journal of Northwest Atlantic Fishery Science","DOI":"10.2960/J.v50.m719","ISSN":"0250-6408 1682-9786 1811-8224","page":"13-24","title":"Diverse migratory behaviors of Atlantic halibut (&lt;i&gt;Hippoglossus hippoglossus&lt;/i&gt;, L.) based on the 2000–2017 Maine halibut tagging program","volume":"50","author":[{"family":"Kersula","given":"M."},{"family":"Seitz","given":"A."}],"issued":{"date-parts":[["2019"]]}},"label":"page"},{"id":919,"uris":["http://zotero.org/users/16227661/items/GGX7HG6H"],"itemData":{"id":919,"type":"article-journal","abstract":"In the Northwest Atlantic, emerging evidence suggests that different stocks of Atlantic halibut (Hippoglossus hippoglossus) exist in Canadian and U.S. waters. To examine the movement of Atlantic halibut that occupy the Gulf of Maine in U.S. waters during the summer, two types of electronic tags were attached to large adult fish (n = 70) in 2007–2009. None of the recovered tags (n = 12) provided evidence that the fish occupied the relatively deep waters of the continental slope during the winter, where Canadian Atlantic halibut have been shown to spawn. This observation provides additional evidence for the hypothesis that different stocks of Atlantic halibut exist in Canadian and U.S. waters. Furthermore, this observation requires reexamination of the long-standing assumptions made by fisheries scientists that all Atlantic halibut spawn in deep water on the continental slope and that the majority of mature Atlantic halibut spawn annually. This information may be important for understanding the population dynamics of Atlantic halibut in U.S. waters.","container-title":"Journal of Northwest Atlantic Fishery Science","DOI":"10.2960/J.v48.m713","ISSN":"0250-6408, 1682-9786, 1811-8224","journalAbbreviation":"J. Northw. Atl. Fish. Sci.","language":"en","page":"33-40","source":"DOI.org (Crossref)","title":"Continental shelf residency by adult Atlantic halibut electronic tagged in the Gulf of Maine","URL":"http://journal.nafo.int/Portals/0/Vol48-2016/J48-Seitz-713.pdf","volume":"48","author":[{"family":"Seitz","given":"A C"},{"family":"Evans","given":"M D"},{"family":"Courtney","given":"M B"},{"family":"Kanwit","given":"J K"}],"accessed":{"date-parts":[["2025",7,28]]},"issued":{"date-parts":[["2016",11,17]]}},"label":"page"}],"schema":"https://github.com/citation-style-language/schema/raw/master/csl-citation.json"}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(Kersula and Seitz 2019; Seitz et al. 2016)</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but that mixing can occur during seasonal spawning migrations to the slope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{"citationID":"1Ok00Ghd","properties":{"formattedCitation":"(Liu et al. 2019)","plainCitation":"(Liu et al. 2019)","noteIndex":0},"citationItems":[{"id":24,"uris":["http://zotero.org/users/16227661/items/TUULJED3"],"itemData":{"id":24,"type":"article-journal","container-title":"ICES Journal of Marine Science","ISSN":"1054-3139","issue":"7","page":"2020-2032","title":"Movements of Atlantic halibut in the Gulf of Maine based on geolocation","volume":"76","author":[{"family":"Liu","given":"Chang"},{"family":"Bank","given":"Crista"},{"family":"Kersula","given":"Michael"},{"family":"Cowles","given":"Geoffrey W."},{"family":"Zemeckis","given":"Douglas R."},{"family":"Cadrin","given":"Steven X."},{"family":"McGuire","given":"Christopher"}],"issued":{"date-parts":[["2019"]]}}}],"schema":"https://github.com/citation-style-language/schema/raw/master/csl-citation.json"}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(Liu et al. 2019)</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C</w:t>
      </w:r>
      <w:r w:rsidRPr="006C114E">
        <w:rPr>
          <w:rFonts w:ascii="Times New Roman" w:eastAsia="Times New Roman" w:hAnsi="Times New Roman" w:cs="Times New Roman"/>
          <w:sz w:val="24"/>
          <w:szCs w:val="24"/>
          <w:highlight w:val="white"/>
        </w:rPr>
        <w:t>onventional tagging showed that</w:t>
      </w:r>
      <w:r w:rsidRPr="006C114E">
        <w:rPr>
          <w:rFonts w:ascii="Times New Roman" w:eastAsia="Times New Roman" w:hAnsi="Times New Roman" w:cs="Times New Roman"/>
          <w:color w:val="212529"/>
          <w:sz w:val="24"/>
          <w:szCs w:val="24"/>
        </w:rPr>
        <w:t xml:space="preserve"> 28% fish tagged in the Eastern Gulf of Maine have been caught in adjacent waters on the Canadian side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{"citationID":"kGIjqtJp","properties":{"formattedCitation":"(Kanwit 2007)","plainCitation":"(Kanwit 2007)","noteIndex":0},"citationItems":[{"id":646,"uris":["http://zotero.org/users/16227661/items/39PNDLEY"],"itemData":{"id":646,"type":"article-journal","container-title":"Journal of Northwest Atlantic Fishery Science","ISSN":"0250-6408","page":"37-42","title":"Tagging results from the 2000–2004 federal experimental fishery for Atlantic Halibut (&lt;i&gt;Hippoglossus hippoglossus&lt;/i&gt;) in the eastern Gulf of Maine","volume":"38","author":[{"family":"Kanwit","given":"J. Kohl"}],"issued":{"date-parts":[["2007"]]}}}],"schema":"https://github.com/citation-style-language/schema/raw/master/csl-citation.json"}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(Kanwit 2007)</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212529"/>
          <w:sz w:val="24"/>
          <w:szCs w:val="24"/>
        </w:rPr>
        <w:t xml:space="preserve">. </w:t>
      </w:r>
      <w:r w:rsidRPr="006C114E">
        <w:rPr>
          <w:rFonts w:ascii="Times New Roman" w:hAnsi="Times New Roman" w:cs="Times New Roman"/>
          <w:sz w:val="24"/>
          <w:szCs w:val="24"/>
        </w:rPr>
        <w:t xml:space="preserve"> </w:t>
      </w:r>
      <w:r w:rsidRPr="006C114E">
        <w:rPr>
          <w:rFonts w:ascii="Times New Roman" w:eastAsia="Times New Roman" w:hAnsi="Times New Roman" w:cs="Times New Roman"/>
          <w:sz w:val="24"/>
          <w:szCs w:val="24"/>
        </w:rPr>
        <w:t xml:space="preserve">The indicator of Distance to Border over time represents a useful and simple indicator to monitor shifts towards or away from the shared border. As well, </w:t>
      </w:r>
      <w:r w:rsidRPr="006C114E">
        <w:rPr>
          <w:rFonts w:ascii="Times New Roman" w:eastAsia="Times New Roman" w:hAnsi="Times New Roman" w:cs="Times New Roman"/>
          <w:color w:val="333132"/>
          <w:sz w:val="24"/>
          <w:szCs w:val="24"/>
          <w:highlight w:val="white"/>
        </w:rPr>
        <w:t xml:space="preserve">marine species range edges typically maintain their thermal niche, although there are exceptions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{"citationID":"N1TIlG6n","properties":{"formattedCitation":"(Fredston et al. 2021)","plainCitation":"(Fredston et al. 2021)","noteIndex":0},"citationItems":[{"id":255,"uris":["http://zotero.org/users/16227661/items/VBLICF54"],"itemData":{"id":255,"type":"article-journal","container-title":"Global Change Biology","ISSN":"1354-1013","issue":"13","page":"3145-3156","title":"Range edges of North American marine species are tracking temperature over decades","volume":"27","author":[{"family":"Fredston","given":"Alexa"},{"family":"Pinsky","given":"Malin"},{"family":"Selden","given":"Rebecca L."},{"family":"Szuwalski","given":"Cody"},{"family":"Thorson","given":"James T."},{"family":"Gaines","given":"Steven D."},{"family":"Halpern","given":"Benjamin S."}],"issued":{"date-parts":[["2021"]]}}}],"schema":"https://github.com/citation-style-language/schema/raw/master/csl-citation.json"}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(Fredston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333132"/>
          <w:sz w:val="24"/>
          <w:szCs w:val="24"/>
          <w:highlight w:val="white"/>
        </w:rPr>
        <w:t xml:space="preserve">.  Often, the colder edge will move faster, that is, range expansion can occur before range contraction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{"citationID":"lNZewLoo","properties":{"formattedCitation":"(Fredston-Hermann et al. 2020)","plainCitation":"(Fredston-Hermann et al. 2020)","noteIndex":0},"citationItems":[{"id":256,"uris":["http://zotero.org/users/16227661/items/AGLEK5NI"],"itemData":{"id":256,"type":"article-journal","abstract":"Abstract Species around the world are shifting their ranges in response to climate change. To make robust predictions about climate-related colonizations and extinctions, it is vital to understand the dynamics of range edges. This study is among the first to examine annual dynamics of cold and warm range edges, as most global change studies average observational data over space or over time. We analyzed annual range edge dynamics of marine fishes—both at the individual species level and pooled into cold- and warm-edge assemblages—in a multi-decade time-series of trawl surveys conducted on the Northeast US Shelf during a period of rapid warming. We tested whether cold edges show stronger evidence of climate tracking than warm edges (due to non-climate processes or time lags at the warm edge; the biogeography hypothesis or extinction debt hypothesis), or whether they tracked temperature change equally (due to the influence of habitat suitability; the ecophysiology hypothesis). In addition to exploring correlations with regional temperature change, we calculated species- and assemblage-specific sea bottom and sea surface temperature isotherms and used them to predict range edge position. Cold edges shifted further and tracked sea surface and bottom temperature isotherms to a greater degree than warm edges. Mixed-effects models revealed that for a one-degree latitude shift in isotherm position, cold edges shifted 0.47 degrees of latitude, and warm edges shifted only 0.28 degrees. Our results suggest that cold range edges are tracking climate change better than warm range edges, invalidating the ecophysiology hypothesis. We also found that even among highly mobile marine ectotherms in a global warming hotspot, few species are fully keeping pace with climate.","container-title":"Global Change Biology","DOI":"https://doi.org/10.1111/gcb.15035","ISSN":"1354-1013","issue":"5","page":"2908-2922","title":"Cold range edges of marine fishes track climate change better than warm edges","volume":"26","author":[{"family":"Fredston-Hermann","given":"Alexa"},{"family":"Selden","given":"Rebecca"},{"family":"Pinsky","given":"Malin"},{"family":"Gaines","given":"Steven D."},{"family":"Halpern","given":"Benjamin S."}],"issued":{"date-parts":[["2020"]]}}}],"schema":"https://github.com/citation-style-language/schema/raw/master/csl-citation.json"}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(Fredston-Hermann et al. 2020)</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color w:val="333132"/>
          <w:sz w:val="24"/>
          <w:szCs w:val="24"/>
          <w:highlight w:val="white"/>
        </w:rPr>
        <w:t xml:space="preserve">. </w:t>
      </w:r>
      <w:r w:rsidRPr="006C114E">
        <w:rPr>
          <w:rFonts w:ascii="Times New Roman" w:eastAsia="Times New Roman" w:hAnsi="Times New Roman" w:cs="Times New Roman"/>
          <w:sz w:val="24"/>
          <w:szCs w:val="24"/>
        </w:rPr>
        <w:t xml:space="preserve">Consistent with the axis of the study domain, as well as the expectations outlined by </w:t>
      </w:r>
      <w:hyperlink r:id="rId24">
        <w:r w:rsidRPr="005B1DCF">
          <w:rPr>
            <w:rFonts w:ascii="Times New Roman" w:eastAsia="Times New Roman" w:hAnsi="Times New Roman" w:cs="Times New Roman"/>
            <w:sz w:val="24"/>
            <w:szCs w:val="24"/>
          </w:rPr>
          <w:t>Fredston-Hermann et al., (2020)</w:t>
        </w:r>
      </w:hyperlink>
      <w:r w:rsidRPr="006C114E">
        <w:rPr>
          <w:rFonts w:ascii="Times New Roman" w:eastAsia="Times New Roman" w:hAnsi="Times New Roman" w:cs="Times New Roman"/>
          <w:sz w:val="24"/>
          <w:szCs w:val="24"/>
        </w:rPr>
        <w:t xml:space="preserve">, we detected a northeast shift in </w:t>
      </w:r>
      <w:ins w:id="156" w:author="Ferguson, Kiyomi (DFO/MPO)" w:date="2025-08-28T15:53:00Z">
        <w:r w:rsidR="00146A7A">
          <w:rPr>
            <w:rFonts w:ascii="Times New Roman" w:eastAsia="Times New Roman" w:hAnsi="Times New Roman" w:cs="Times New Roman"/>
            <w:sz w:val="24"/>
            <w:szCs w:val="24"/>
          </w:rPr>
          <w:t xml:space="preserve">the </w:t>
        </w:r>
      </w:ins>
      <w:r w:rsidRPr="006C114E">
        <w:rPr>
          <w:rFonts w:ascii="Times New Roman" w:eastAsia="Times New Roman" w:hAnsi="Times New Roman" w:cs="Times New Roman"/>
          <w:sz w:val="24"/>
          <w:szCs w:val="24"/>
        </w:rPr>
        <w:t>Leading Range Edge during the warmer 2006-2023 period which is suggestive of a response to temperature change</w:t>
      </w:r>
      <w:del w:id="157" w:author="Ferguson, Kiyomi (DFO/MPO)" w:date="2025-08-28T15:53:00Z">
        <w:r w:rsidRPr="006C114E" w:rsidDel="00146A7A">
          <w:rPr>
            <w:rFonts w:ascii="Times New Roman" w:eastAsia="Times New Roman" w:hAnsi="Times New Roman" w:cs="Times New Roman"/>
            <w:sz w:val="24"/>
            <w:szCs w:val="24"/>
          </w:rPr>
          <w:delText>s</w:delText>
        </w:r>
      </w:del>
      <w:r w:rsidRPr="006C114E">
        <w:rPr>
          <w:rFonts w:ascii="Times New Roman" w:eastAsia="Times New Roman" w:hAnsi="Times New Roman" w:cs="Times New Roman"/>
          <w:sz w:val="24"/>
          <w:szCs w:val="24"/>
        </w:rPr>
        <w:t xml:space="preserve">. </w:t>
      </w:r>
    </w:p>
    <w:p w14:paraId="32E419D0" w14:textId="6ABC39E5" w:rsidR="002F142A" w:rsidRPr="006C114E" w:rsidRDefault="00E8701E" w:rsidP="006C114E">
      <w:pPr>
        <w:spacing w:line="480" w:lineRule="auto"/>
        <w:ind w:firstLine="720"/>
        <w:rPr>
          <w:rFonts w:ascii="Times New Roman" w:eastAsia="Times New Roman" w:hAnsi="Times New Roman" w:cs="Times New Roman"/>
          <w:sz w:val="24"/>
          <w:szCs w:val="24"/>
        </w:rPr>
      </w:pPr>
      <w:bookmarkStart w:id="158" w:name="_rac59u1d3ga6" w:colFirst="0" w:colLast="0"/>
      <w:bookmarkEnd w:id="158"/>
      <w:del w:id="159" w:author="Ferguson, Kiyomi (DFO/MPO)" w:date="2025-08-28T15:54:00Z">
        <w:r w:rsidRPr="006C114E" w:rsidDel="00146A7A">
          <w:rPr>
            <w:rFonts w:ascii="Times New Roman" w:eastAsia="Times New Roman" w:hAnsi="Times New Roman" w:cs="Times New Roman"/>
            <w:sz w:val="24"/>
            <w:szCs w:val="24"/>
          </w:rPr>
          <w:delText>Atlantic halibut</w:delText>
        </w:r>
      </w:del>
      <w:ins w:id="160" w:author="Ferguson, Kiyomi (DFO/MPO)" w:date="2025-08-28T15:54:00Z">
        <w:r w:rsidR="00146A7A">
          <w:rPr>
            <w:rFonts w:ascii="Times New Roman" w:eastAsia="Times New Roman" w:hAnsi="Times New Roman" w:cs="Times New Roman"/>
            <w:sz w:val="24"/>
            <w:szCs w:val="24"/>
          </w:rPr>
          <w:t>The</w:t>
        </w:r>
      </w:ins>
      <w:r w:rsidRPr="006C114E">
        <w:rPr>
          <w:rFonts w:ascii="Times New Roman" w:eastAsia="Times New Roman" w:hAnsi="Times New Roman" w:cs="Times New Roman"/>
          <w:sz w:val="24"/>
          <w:szCs w:val="24"/>
        </w:rPr>
        <w:t xml:space="preserve"> assessment and fishery management </w:t>
      </w:r>
      <w:ins w:id="161" w:author="Ferguson, Kiyomi (DFO/MPO)" w:date="2025-08-28T15:55:00Z">
        <w:r w:rsidR="00146A7A">
          <w:rPr>
            <w:rFonts w:ascii="Times New Roman" w:eastAsia="Times New Roman" w:hAnsi="Times New Roman" w:cs="Times New Roman"/>
            <w:sz w:val="24"/>
            <w:szCs w:val="24"/>
          </w:rPr>
          <w:t xml:space="preserve">of Atlantic halibut </w:t>
        </w:r>
      </w:ins>
      <w:r w:rsidRPr="006C114E">
        <w:rPr>
          <w:rFonts w:ascii="Times New Roman" w:eastAsia="Times New Roman" w:hAnsi="Times New Roman" w:cs="Times New Roman"/>
          <w:sz w:val="24"/>
          <w:szCs w:val="24"/>
        </w:rPr>
        <w:t xml:space="preserve">does not have a formalized transboundary process, but there is growing interest in Atlantic halibut on both sides of the border due to its high economic value and the recognition that there is a propensity to cross </w:t>
      </w:r>
      <w:r w:rsidRPr="006C114E">
        <w:rPr>
          <w:rFonts w:ascii="Times New Roman" w:eastAsia="Times New Roman" w:hAnsi="Times New Roman" w:cs="Times New Roman"/>
          <w:sz w:val="24"/>
          <w:szCs w:val="24"/>
        </w:rPr>
        <w:lastRenderedPageBreak/>
        <w:t xml:space="preserve">the Hague line (Shackell et al., 2022). Examples of the successful provision of </w:t>
      </w:r>
      <w:del w:id="162" w:author="Ferguson, Kiyomi (DFO/MPO)" w:date="2025-08-28T16:00:00Z">
        <w:r w:rsidRPr="006C114E" w:rsidDel="00D37675">
          <w:rPr>
            <w:rFonts w:ascii="Times New Roman" w:eastAsia="Times New Roman" w:hAnsi="Times New Roman" w:cs="Times New Roman"/>
            <w:sz w:val="24"/>
            <w:szCs w:val="24"/>
          </w:rPr>
          <w:delText xml:space="preserve">results as  </w:delText>
        </w:r>
      </w:del>
      <w:r w:rsidRPr="006C114E">
        <w:rPr>
          <w:rFonts w:ascii="Times New Roman" w:eastAsia="Times New Roman" w:hAnsi="Times New Roman" w:cs="Times New Roman"/>
          <w:sz w:val="24"/>
          <w:szCs w:val="24"/>
        </w:rPr>
        <w:t xml:space="preserve">transboundary science advice exist between Canada and the USA with regards to Pacific halibut and Pacific hake </w:t>
      </w:r>
      <w:r w:rsidR="006C114E" w:rsidRPr="006C114E">
        <w:rPr>
          <w:rFonts w:ascii="Times New Roman" w:hAnsi="Times New Roman" w:cs="Times New Roman"/>
          <w:sz w:val="24"/>
          <w:szCs w:val="24"/>
        </w:rPr>
        <w:fldChar w:fldCharType="begin"/>
      </w:r>
      <w:r w:rsidR="008F3414">
        <w:rPr>
          <w:rFonts w:ascii="Times New Roman" w:hAnsi="Times New Roman" w:cs="Times New Roman"/>
          <w:sz w:val="24"/>
          <w:szCs w:val="24"/>
        </w:rPr>
        <w:instrText xml:space="preserve"> ADDIN ZOTERO_ITEM CSL_CITATION {"citationID":"YPkipBFN","properties":{"formattedCitation":"(IPHC 2021; K. Johnson et al. 2025; Webster et al. 2020)","plainCitation":"(IPHC 2021; K. Johnson et al. 2025; Webster et al. 2020)","dontUpdate":true,"noteIndex":0},"citationItems":[{"id":1571,"uris":["http://zotero.org/groups/6080455/items/R5H8HVE5"],"itemData":{"id":1571,"type":"report","event-place":"IPHC-2021-AM097-11","publisher-place":"IPHC-2021-AM097-11","title":"IPHC Management Strategy Evaluation for Pacific halibut (Hippoglossus stenolepis)","author":[{"family":"IPHC","given":""}],"issued":{"date-parts":[["2021"]]}},"label":"page"},{"id":1682,"uris":["http://zotero.org/groups/6080455/items/5ATCREWZ"],"itemData":{"id":1682,"type":"article-journal","language":"en","source":"repository.library.noaa.gov","title":"Status of the Pacific Hake (whiting) stock in U.S. and Canadian waters in 2025","URL":"https://repository.library.noaa.gov/view/noaa/67186","author":[{"family":"Johnson","given":"Kelli"},{"family":"Edwards","given":"Andrew"},{"family":"Berger","given":"Aaron"},{"family":"Grandin","given":"Chris"},{"family":"Wetzel","given":"Chantel"}],"accessed":{"date-parts":[["2025",7,4]]},"issued":{"date-parts":[["2025"]]}},"label":"page"},{"id":1010,"uris":["http://zotero.org/groups/6080455/items/ZSALSMNK"],"itemData":{"id":1010,"type":"article-journal","container-title":"Canadian Journal of Fisheries and Aquatic Sciences","ISSN":"0706-652X","issue":"ja","title":"Monitoring change in a dynamic environment: spatio-temporal modelling of calibrated data from different types of fisheries surveys of Pacific halibut","author":[{"family":"Webster","given":"Raymond A."},{"family":"Soderlund","given":"Eric"},{"family":"Dykstra","given":"Claude L."},{"family":"Stewart","given":"Ian J."}],"issued":{"date-parts":[["2020"]]}},"label":"page"}],"schema":"https://github.com/citation-style-language/schema/raw/master/csl-citation.json"} </w:instrText>
      </w:r>
      <w:r w:rsidR="006C114E" w:rsidRPr="006C114E">
        <w:rPr>
          <w:rFonts w:ascii="Times New Roman" w:hAnsi="Times New Roman" w:cs="Times New Roman"/>
          <w:sz w:val="24"/>
          <w:szCs w:val="24"/>
        </w:rPr>
        <w:fldChar w:fldCharType="separate"/>
      </w:r>
      <w:r w:rsidR="00511127" w:rsidRPr="00511127">
        <w:rPr>
          <w:rFonts w:ascii="Times New Roman" w:hAnsi="Times New Roman" w:cs="Times New Roman"/>
          <w:sz w:val="24"/>
        </w:rPr>
        <w:t>(IPHC 2021; Johnson et al. 2025; Webster et al. 2020)</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In each case, species abundance data from both the USA and Canada are incorporated into assessment models, and this science advice is provided to relevant management bodies on either side of the border.  By incorporating spatially resolved environmental data to indicate how and where the species is moving within and between international borders, we provide a collaboratively produced (USA and Canada) SDM that provides insights that are not possible using traditional stock assessment methods. This work can be used as additional information to support and confirm traditional model outputs (e.g. </w:t>
      </w:r>
      <w:proofErr w:type="spellStart"/>
      <w:r w:rsidRPr="006C114E">
        <w:rPr>
          <w:rFonts w:ascii="Times New Roman" w:eastAsia="Times New Roman" w:hAnsi="Times New Roman" w:cs="Times New Roman"/>
          <w:sz w:val="24"/>
          <w:szCs w:val="24"/>
        </w:rPr>
        <w:t>multimodel</w:t>
      </w:r>
      <w:proofErr w:type="spellEnd"/>
      <w:r w:rsidRPr="006C114E">
        <w:rPr>
          <w:rFonts w:ascii="Times New Roman" w:eastAsia="Times New Roman" w:hAnsi="Times New Roman" w:cs="Times New Roman"/>
          <w:sz w:val="24"/>
          <w:szCs w:val="24"/>
        </w:rPr>
        <w:t xml:space="preserve"> inference), or incorporated directly into the stock assessment</w:t>
      </w:r>
      <w:r w:rsidR="00511127">
        <w:rPr>
          <w:rFonts w:ascii="Times New Roman" w:eastAsia="Times New Roman" w:hAnsi="Times New Roman" w:cs="Times New Roman"/>
          <w:sz w:val="24"/>
          <w:szCs w:val="24"/>
        </w:rPr>
        <w:t xml:space="preserv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{"citationID":"KkxWIFGy","properties":{"formattedCitation":"(McDonald et al. 2021)","plainCitation":"(McDonald et al. 2021)","noteIndex":0},"citationItems":[{"id":903,"uris":["http://zotero.org/users/16227661/items/C6IQXAN4"],"itemData":{"id":903,"type":"article-journal","abstract":"The sustainable management of fisheries has largely relied on stock assessment models that assume stocks are homogeneous throughout their domain. However, ignoring complex underlying spatial patterns can lead to increased risk of failures in management. Utilizing geostatistical approaches in conjunction with a traditional fishery biomass dynamics model, we develop a spatially-explicit modelling framework that treats the underlying population dynamics as spatial processes. Simulation experiments demonstrate that this approach reliably estimates variance parameters and accurately captures true patterns of population change. We further demonstrate the utility of our modelling framework in a real setting using data from the Canadian Maritimes Inshore Scallop Fishery. The model captures time-varying spatial patterns in both population characteristics and fishing pressure without explicit knowledge of the underlying mechanisms and retains the ability to scale up to the whole spatial domain with less associated uncertainty than for temporal models. These results lead to improved scientific advice for management, future-proofing of the assessment to shifts in stock productivity and fishing effort, and provide information that can be used to develop more effective management approaches.","container-title":"ICES Journal of Marine Science","DOI":"10.1093/icesjms/fsab192","ISSN":"1054-3139","issue":"9","journalAbbreviation":"ICES Journal of Marine Science","page":"3265-3280","source":"Silverchair","title":"Explicit incorporation of spatial variability in a biomass dynamics assessment model","URL":"https://doi.org/10.1093/icesjms/fsab192","volume":"78","author":[{"family":"McDonald","given":"Raphaël R"},{"family":"Keith","given":"David M"},{"family":"Sameoto","given":"Jessica A"},{"family":"Hutchings","given":"Jeffrey A"},{"family":"Flemming","given":"Joanna M"}],"accessed":{"date-parts":[["2025",7,15]]},"issued":{"date-parts":[["2021",11,25]]}}}],"schema":"https://github.com/citation-style-language/schema/raw/master/csl-citation.json"}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(McDonald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This advancement builds on both countries' efforts to improve ecosystem approaches to fisheries management and adopt tools that allow for adaptive management. Considering the increase in modelling capacity, efforts towards international cooperation on climate adaptation, and the projected continued warming in this region, there is a need for an organized distribution shifts assessment framework.</w:t>
      </w:r>
    </w:p>
    <w:p w14:paraId="0350EB05" w14:textId="77777777" w:rsidR="002F142A" w:rsidRPr="006C114E" w:rsidRDefault="00E8701E" w:rsidP="005B1DCF">
      <w:pPr>
        <w:pStyle w:val="Heading3"/>
      </w:pPr>
      <w:bookmarkStart w:id="163" w:name="_kotx5psr7zb8" w:colFirst="0" w:colLast="0"/>
      <w:bookmarkStart w:id="164" w:name="_fqkv2yhsw52g" w:colFirst="0" w:colLast="0"/>
      <w:bookmarkEnd w:id="163"/>
      <w:bookmarkEnd w:id="164"/>
      <w:r w:rsidRPr="006C114E">
        <w:t>Distribution Shifts Assessment Framework</w:t>
      </w:r>
    </w:p>
    <w:p w14:paraId="5254CD0C" w14:textId="3142BE55" w:rsidR="002F142A" w:rsidRPr="006C114E" w:rsidRDefault="00E8701E" w:rsidP="006C114E">
      <w:pPr>
        <w:spacing w:line="480" w:lineRule="auto"/>
        <w:rPr>
          <w:rFonts w:ascii="Times New Roman" w:eastAsia="Times New Roman" w:hAnsi="Times New Roman" w:cs="Times New Roman"/>
          <w:sz w:val="24"/>
          <w:szCs w:val="24"/>
        </w:rPr>
      </w:pPr>
      <w:bookmarkStart w:id="165" w:name="_1fob9te" w:colFirst="0" w:colLast="0"/>
      <w:bookmarkEnd w:id="165"/>
      <w:r w:rsidRPr="006C114E">
        <w:rPr>
          <w:rFonts w:ascii="Times New Roman" w:eastAsia="Times New Roman" w:hAnsi="Times New Roman" w:cs="Times New Roman"/>
          <w:sz w:val="24"/>
          <w:szCs w:val="24"/>
        </w:rPr>
        <w:t xml:space="preserve">Globally, our ability to assess distribution shifts is improving, but is still hampered by a lack of sharing of monitoring data collected by </w:t>
      </w:r>
      <w:del w:id="166" w:author="Ferguson, Kiyomi (DFO/MPO)" w:date="2025-08-28T16:02:00Z">
        <w:r w:rsidRPr="006C114E" w:rsidDel="00D37675">
          <w:rPr>
            <w:rFonts w:ascii="Times New Roman" w:eastAsia="Times New Roman" w:hAnsi="Times New Roman" w:cs="Times New Roman"/>
            <w:sz w:val="24"/>
            <w:szCs w:val="24"/>
          </w:rPr>
          <w:delText>neighbouring</w:delText>
        </w:r>
      </w:del>
      <w:ins w:id="167" w:author="Ferguson, Kiyomi (DFO/MPO)" w:date="2025-08-28T16:02:00Z">
        <w:r w:rsidR="00D37675" w:rsidRPr="006C114E">
          <w:rPr>
            <w:rFonts w:ascii="Times New Roman" w:eastAsia="Times New Roman" w:hAnsi="Times New Roman" w:cs="Times New Roman"/>
            <w:sz w:val="24"/>
            <w:szCs w:val="24"/>
          </w:rPr>
          <w:t>neighboring</w:t>
        </w:r>
      </w:ins>
      <w:r w:rsidRPr="006C114E">
        <w:rPr>
          <w:rFonts w:ascii="Times New Roman" w:eastAsia="Times New Roman" w:hAnsi="Times New Roman" w:cs="Times New Roman"/>
          <w:sz w:val="24"/>
          <w:szCs w:val="24"/>
        </w:rPr>
        <w:t xml:space="preserve"> jurisdictions, and a clear methodology to test whether or not the shift is due to climate</w:t>
      </w:r>
      <w:ins w:id="168" w:author="Ferguson, Kiyomi (DFO/MPO)" w:date="2025-08-28T16:03:00Z">
        <w:r w:rsidR="00D37675">
          <w:rPr>
            <w:rFonts w:ascii="Times New Roman" w:eastAsia="Times New Roman" w:hAnsi="Times New Roman" w:cs="Times New Roman"/>
            <w:sz w:val="24"/>
            <w:szCs w:val="24"/>
          </w:rPr>
          <w:t xml:space="preserve"> change</w:t>
        </w:r>
      </w:ins>
      <w:r w:rsidRPr="006C114E">
        <w:rPr>
          <w:rFonts w:ascii="Times New Roman" w:eastAsia="Times New Roman" w:hAnsi="Times New Roman" w:cs="Times New Roman"/>
          <w:sz w:val="24"/>
          <w:szCs w:val="24"/>
        </w:rPr>
        <w:t xml:space="preserv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{"citationID":"PkR7p89b","properties":{"formattedCitation":"(Maureaud et al. 2021; 2024; Taheri et al. 2021)","plainCitation":"(Maureaud et al. 2021; 2024; Taheri et al. 2021)","noteIndex":0},"citationItems":[{"id":661,"uris":["http://zotero.org/users/16227661/items/STW45S9P"],"itemData":{"id":661,"type":"article-journal","abstract":"Marine biota are redistributing at a rapid pace in response to climate change and shifting seascapes. While changes in fish populations and community structure threaten the sustainability of fisheries, our capacity to adapt by tracking and projecting marine species remains a challenge due to data discontinuities in biological observations, lack of data availability, and mismatch between data and real species distributions. To assess the extent of this challenge, we review the global status and accessibility of ongoing scientific bottom trawl surveys. In total, we gathered metadata for 283,925 samples from 95 surveys conducted regularly from 2001 to 2019. We identified that 59% of the metadata collected are not publicly available, highlighting that the availability of data is the most important challenge to assess species redistributions under global climate change. Given that the primary purpose of surveys is to provide independent data to inform stock assessment of commercially important populations, we further highlight that single surveys do not cover the full range of the main commercial demersal fish species. An average of 18 surveys is needed to cover at least 50% of species ranges, demonstrating the importance of combining multiple surveys to evaluate species range shifts. We assess the potential for combining surveys to track transboundary species redistributions and show that differences in sampling schemes and inconsistency in sampling can be overcome with spatio-temporal modeling to follow species density redistributions. In light of our global assessment, we establish a framework for improving the management and conservation of transboundary and migrating marine demersal species. We provide directions to improve data availability and encourage countries to share survey data, to assess species vulnerabilities, and to support management adaptation in a time of climate-driven ocean changes.","container-title":"Global Change Biology","DOI":"10.1111/gcb.15404","ISSN":"1354-1013","issue":"2","language":"English","page":"220-236; https://doi.org/10.1111/GCB.15404","title":"Are we ready to track climate-driven shifts in marine species across international boundaries? - A global survey of scientific bottom trawl data","volume":"27","author":[{"family":"Maureaud","given":"A. A."},{"family":"Frelat","given":"R."},{"family":"Pecuchet","given":"L."},{"family":"Shackell","given":"N."},{"family":"Merigot","given":"B."},{"family":"Pinsky","given":"M. L."},{"family":"Amador","given":"K."},{"family":"Anderson","given":"S. C."},{"family":"Arkhipkin","given":"A."},{"family":"Auber","given":"A."},{"family":"Barri","given":"I."},{"family":"Bell","given":"R. J."},{"family":"Belmaker","given":"J."},{"family":"Beukhof","given":"E."},{"family":"Camara","given":"M. L."},{"family":"Guevara-Carrasco","given":"R."},{"family":"Choi","given":"J."},{"family":"Christensen","given":"H. T."},{"family":"Conner","given":"J."},{"family":"Cubillos","given":"L. A."},{"family":"Diadhiou","given":"H. D."},{"family":"Edelist","given":"D."},{"family":"Emblemsvag","given":"M."},{"family":"Ernst","given":"B."},{"family":"Fairweather","given":"T. P."},{"family":"Fock","given":"H. O."},{"family":"Friedland","given":"K. D."},{"family":"Garcia","given":"C. B."},{"family":"Gascuel","given":"D."},{"family":"Gislason","given":"H."},{"family":"Goren","given":"M."},{"family":"Guitton","given":"J. M."},{"family":"Jouffre","given":"D."},{"family":"Hattab","given":"T."},{"family":"Hidalgo","given":"M."},{"family":"Kathena","given":"J. N."},{"family":"Knuckey","given":"I."},{"family":"Kide","given":"S. O."},{"family":"Koen-Alonso","given":"M."},{"family":"Koopman","given":"M."},{"family":"Kulik","given":"V."},{"family":"Leon","given":"J. P."},{"family":"Levitt-Barmats","given":"Y."},{"family":"Lindegren","given":"M."},{"family":"Llope","given":"M."},{"family":"Massiot-Granier","given":"F."},{"family":"Masski","given":"H."},{"family":"McLean","given":"M."},{"family":"Meissa","given":"B."},{"family":"Merillet","given":"L."},{"family":"Mihneva","given":"V."},{"family":"Nunoo","given":"F. K. E."},{"family":"O'Driscoll","given":"R."},{"family":"O'Leary","given":"C. A."},{"family":"Petrova","given":"E."},{"family":"Ramos","given":"J. E."},{"family":"Refes","given":"W."},{"family":"Roman-Marcote","given":"E."},{"family":"Siegstad","given":"H."},{"family":"Sobrino","given":"I."},{"family":"Solmundsson","given":"J."},{"family":"Sonin","given":"O."},{"family":"Spies","given":"I."},{"family":"Steingrund","given":"P."},{"family":"Stephenson","given":"F."},{"family":"Stern","given":"N."},{"family":"Tserkova","given":"F."},{"family":"Tserpes","given":"G."},{"family":"Tzanatos","given":"E."},{"family":"Rijn","given":"I.","non-dropping-particle":"van"},{"family":"Zwieten","given":"P. A. M.","non-dropping-particle":"van"},{"family":"Vasilakopoulos","given":"P."},{"family":"Yepsen","given":"D. V."},{"family":"Ziegler","given":"P."},{"family":"Thorson","given":"J. T."}],"issued":{"date-parts":[["2021",1]]}}},{"id":355,"uris":["http://zotero.org/users/16227661/items/MPRQFG8K"],"itemData":{"id":355,"type":"article-journal","container-title":"Scientific data","ISSN":"2052-4463","issue":"1","page":"24","title":"FISHGLOB_data: an integrated dataset of fish biodiversity sampled with scientific bottom-trawl surveys","volume":"11","author":[{"family":"Maureaud","given":"Aurore A."},{"family":"Palacios-Abrantes","given":"Juliano"},{"family":"Kitchel","given":"Zoë"},{"family":"Mannocci","given":"Laura"},{"family":"Pinsky","given":"Malin L."},{"family":"Fredston","given":"Alexa"},{"family":"Beukhof","given":"Esther"},{"family":"Forrest","given":"Daniel L."},{"family":"Frelat","given":"Romain"},{"family":"Palomares","given":"Maria LD"}],"issued":{"date-parts":[["2024"]]}},"label":"page"},{"id":704,"uris":["http://zotero.org/users/16227661/items/W3KQ2YBT"],"itemData":{"id":704,"type":"article-journal","abstract":"Studies have documented climate change–induced shifts in species distributions but uncertainties associated with data and methods are typically unexplored. We reviewed 240 reports of climate-related species-range shifts and classified them based on three criteria. We ask whether observed distributional shifts are compared against random expectations, whether multicausal factors are examined on equal footing, and whether studies provide sufficient documentation to enable replication. We found that only ~12.1% of studies compare distributional shifts across multiple directions, ~1.6% distinguish observed patterns from random expectations, and ~19.66% examine multicausal factors. Last, ~75.5% of studies report sufficient data and results to allow replication. We show that despite gradual improvements over time, there is scope for raising standards in data and methods within reports of climate-change induced shifts in species distribution. Accurate reporting is important because policy responses depend on them. Flawed assessments can fuel criticism and divert scarce resources for biodiversity to competing priorities.","container-title":"Science Advances","DOI":"10.1126/sciadv.abe1110","issue":"15","note":"publisher: American Association for the Advancement of Science","page":"eabe1110","source":"science.org (Atypon)","title":"Improvements in reports of species redistribution under climate change are required","URL":"https://www.science.org/doi/full/10.1126/sciadv.abe1110","volume":"7","author":[{"family":"Taheri","given":"Shirin"},{"family":"Naimi","given":"Babak"},{"family":"Rahbek","given":"Carsten"},{"family":"Araújo","given":"Miguel B."}],"accessed":{"date-parts":[["2025",2,19]]},"issued":{"date-parts":[["2021",4,7]]}},"label":"page"}],"schema":"https://github.com/citation-style-language/schema/raw/master/csl-citation.json"}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w:t>
      </w:r>
      <w:proofErr w:type="spellStart"/>
      <w:r w:rsidR="00E51AA0" w:rsidRPr="00E51AA0">
        <w:rPr>
          <w:rFonts w:ascii="Times New Roman" w:hAnsi="Times New Roman" w:cs="Times New Roman"/>
          <w:sz w:val="24"/>
        </w:rPr>
        <w:t>Maureaud</w:t>
      </w:r>
      <w:proofErr w:type="spellEnd"/>
      <w:r w:rsidR="00E51AA0" w:rsidRPr="00E51AA0">
        <w:rPr>
          <w:rFonts w:ascii="Times New Roman" w:hAnsi="Times New Roman" w:cs="Times New Roman"/>
          <w:sz w:val="24"/>
        </w:rPr>
        <w:t xml:space="preserve"> et al. 2021; 2024; Taheri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In contrast, integrated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modelling approaches continue to develop, as does our understanding of their application to both habitat and stock assessment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{"citationID":"qbIAedG7","properties":{"formattedCitation":"(Gr\\uc0\\u252{}ss et al. 2025)","plainCitation":"(Grüss et al. 2025)","noteIndex":0},"citationItems":[{"id":886,"uris":["http://zotero.org/users/16227661/items/A5UXLLIF"],"itemData":{"id":886,"type":"article-journal","abstract":"Integrated spatio-temporal models, which enable the sharing of information across locations, time and data sources, are gaining traction for their potential to generate more precise and more accurate estimations compared to models fitted to single data sources. Standard integrated spatio-temporal models combine multiple data sources via a catchability factor. Recently, spatially varying catchability (SVC) integrated spatio-temporal models were developed to implement data integration via the estimation of an SVC term for the least reliable data sources. Expanded-domain integrated spatio-temporal models are models integrating data from different spatial areas. Spatio-temporal models can combine standard or SVC integrated modelling with expanded-domain integrated modelling. The above-mentioned types of data integration have never been evaluated through a comparative analysis. Here, we investigate the impacts of these different types of data integration on the predictions of spatio-temporal models, via an application to the southern hake (Merluccius australis) HAK4 stock, where the bottom trawl data collected within the New Zealand observer programme are integrated with data from five different bottom trawl research surveys, and a simulation experiment. In total, six models were compared in the present study, where the three last models constitute expanded-domain integrated models: (Model 1) a model fitted to observer-only data for HAK4; (Model 2) a standard integrated model fitted to both observer and survey data for HAK4; (Model 3) an SVC integrated model fitted to both observer and survey data for HAK4; (Model 4) a model fitted to observer-only data for HAK4 and the other New Zealand hake stocks (HAK1 and HAK7); (Model 5) a standard integrated model fitted to both observer and survey data for HAK4, HAK1 and HAK7; and (Model 6) an SVC integrated model fitted to both observer and survey data for HAK4, HAK1 and HAK7. For the simulation experiment, we produced simulated data from Model 5, fitted the six models to the simulated data, and evaluated the performance of the models by comparing their estimations to the simulated data. Overall, the indices obtained with the different types of integrated models outperformed the indices obtained with models using observer-only data: indices from the integrated models were more precise, better matched the traditional stratified random index and had less bias and a smaller root-mean-squared-error, yet characterised uncertainty less well. Moreover, expanded-domain integrated models outperformed other models regarding habitat assessments: (1) they provided insights into spatial density patterns for much larger regions and predicted these patterns more precisely for the area common to all models; and (2) models combining expanded-domain integrated modelling with standard or SVC integrated modelling predicted patterns of distribution shifts and range expansion/contraction more precisely than the expanded-domain integrated model employing observer-only data. Finally, expanded-domain integrated models did not outperform other integrated models regarding supporting stock assessments. The indices obtained with expanded-domain integrated models were more precise and had less bias and a smaller root-mean-squared-error, but agreed less with the traditional stratified random index and characterised uncertainty less well. This result suggests that standard or SVC integrated models should be preferred to produce indices for local areas.","container-title":"Fisheries Research","DOI":"10.1016/j.fishres.2025.107321","ISSN":"0165-7836","journalAbbreviation":"Fisheries Research","page":"107321","source":"ScienceDirect","title":"Impacts of different types of data integration on the predictions of spatio-temporal models: A fishery application and simulation experiment","title-short":"Impacts of different types of data integration on the predictions of spatio-temporal models","URL":"https://www.sciencedirect.com/science/article/pii/S016578362500058X","volume":"284","author":[{"family":"Grüss","given":"Arnaud"},{"family":"O’Driscoll","given":"Richard L."},{"family":"Thorson","given":"James T."},{"family":"McKenzie","given":"Jeremy R."},{"family":"Ballara","given":"Sira L."},{"family":"Charsley","given":"Anthony R."}],"accessed":{"date-parts":[["2025",7,9]]},"issued":{"date-parts":[["2025",4,1]]}}}],"schema":"https://github.com/citation-style-language/schema/raw/master/csl-citation.json"}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szCs w:val="24"/>
        </w:rPr>
        <w:t>(Grüss et al. 2025)</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w:t>
      </w:r>
    </w:p>
    <w:p w14:paraId="4F632B6B" w14:textId="5459F799" w:rsidR="002F142A" w:rsidRPr="006C114E" w:rsidRDefault="00E8701E" w:rsidP="006C114E">
      <w:pPr>
        <w:spacing w:line="480" w:lineRule="auto"/>
        <w:rPr>
          <w:rFonts w:ascii="Times New Roman" w:eastAsia="Times New Roman" w:hAnsi="Times New Roman" w:cs="Times New Roman"/>
          <w:sz w:val="24"/>
          <w:szCs w:val="24"/>
        </w:rPr>
      </w:pPr>
      <w:bookmarkStart w:id="169" w:name="_4lvxouo9855u" w:colFirst="0" w:colLast="0"/>
      <w:bookmarkEnd w:id="169"/>
      <w:r w:rsidRPr="006C114E">
        <w:rPr>
          <w:rFonts w:ascii="Times New Roman" w:eastAsia="Times New Roman" w:hAnsi="Times New Roman" w:cs="Times New Roman"/>
          <w:sz w:val="24"/>
          <w:szCs w:val="24"/>
        </w:rPr>
        <w:lastRenderedPageBreak/>
        <w:t xml:space="preserve">Here, we have provided a distribution shift assessment that uses the output from a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model to </w:t>
      </w:r>
      <w:del w:id="170" w:author="Ferguson, Kiyomi (DFO/MPO)" w:date="2025-08-28T16:04:00Z">
        <w:r w:rsidRPr="006C114E" w:rsidDel="00D37675">
          <w:rPr>
            <w:rFonts w:ascii="Times New Roman" w:eastAsia="Times New Roman" w:hAnsi="Times New Roman" w:cs="Times New Roman"/>
            <w:sz w:val="24"/>
            <w:szCs w:val="24"/>
          </w:rPr>
          <w:delText xml:space="preserve">provide </w:delText>
        </w:r>
      </w:del>
      <w:r w:rsidRPr="006C114E">
        <w:rPr>
          <w:rFonts w:ascii="Times New Roman" w:eastAsia="Times New Roman" w:hAnsi="Times New Roman" w:cs="Times New Roman"/>
          <w:sz w:val="24"/>
          <w:szCs w:val="24"/>
        </w:rPr>
        <w:t>estimate</w:t>
      </w:r>
      <w:del w:id="171" w:author="Ferguson, Kiyomi (DFO/MPO)" w:date="2025-08-28T16:04:00Z">
        <w:r w:rsidRPr="006C114E" w:rsidDel="00D37675">
          <w:rPr>
            <w:rFonts w:ascii="Times New Roman" w:eastAsia="Times New Roman" w:hAnsi="Times New Roman" w:cs="Times New Roman"/>
            <w:sz w:val="24"/>
            <w:szCs w:val="24"/>
          </w:rPr>
          <w:delText>s of</w:delText>
        </w:r>
      </w:del>
      <w:ins w:id="172" w:author="Ferguson, Kiyomi (DFO/MPO)" w:date="2025-08-28T16:04:00Z">
        <w:r w:rsidR="00D37675">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 xml:space="preserve"> distribution shift indicators</w:t>
      </w:r>
      <w:ins w:id="173" w:author="Ferguson, Kiyomi (DFO/MPO)" w:date="2025-08-28T16:04:00Z">
        <w:r w:rsidR="00D37675">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 xml:space="preserve"> which are</w:t>
      </w:r>
      <w:ins w:id="174" w:author="Ferguson, Kiyomi (DFO/MPO)" w:date="2025-08-28T16:04:00Z">
        <w:r w:rsidR="00D37675">
          <w:rPr>
            <w:rFonts w:ascii="Times New Roman" w:eastAsia="Times New Roman" w:hAnsi="Times New Roman" w:cs="Times New Roman"/>
            <w:sz w:val="24"/>
            <w:szCs w:val="24"/>
          </w:rPr>
          <w:t xml:space="preserve"> then</w:t>
        </w:r>
      </w:ins>
      <w:r w:rsidRPr="006C114E">
        <w:rPr>
          <w:rFonts w:ascii="Times New Roman" w:eastAsia="Times New Roman" w:hAnsi="Times New Roman" w:cs="Times New Roman"/>
          <w:sz w:val="24"/>
          <w:szCs w:val="24"/>
        </w:rPr>
        <w:t xml:space="preserve"> interpreted as an ensemble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{"citationID":"Ilw5fgmK","properties":{"formattedCitation":"(Link et al. 2021)","plainCitation":"(Link et al. 2021)","noteIndex":0},"citationItems":[{"id":333,"uris":["http://zotero.org/users/16227661/items/5VI7V5CB"],"itemData":{"id":333,"type":"article-journal","container-title":"ICES Journal of Marine Science","ISSN":"1054-3139","issue":"10","page":"3562-3580","title":"Proposed business rules to incorporate climate-induced changes in fisheries management","volume":"78","author":[{"family":"Link","given":"J. S."},{"family":"Karp","given":"M. A."},{"family":"Lynch","given":"P."},{"family":"Morrison","given":"W. E."},{"family":"Peterson","given":"J."}],"issued":{"date-parts":[["2021"]]}}}],"schema":"https://github.com/citation-style-language/schema/raw/master/csl-citation.json"}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(Link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However, to fully operationalize th</w:t>
      </w:r>
      <w:ins w:id="175" w:author="Ferguson, Kiyomi (DFO/MPO)" w:date="2025-08-28T16:05:00Z">
        <w:r w:rsidR="00D37675">
          <w:rPr>
            <w:rFonts w:ascii="Times New Roman" w:eastAsia="Times New Roman" w:hAnsi="Times New Roman" w:cs="Times New Roman"/>
            <w:sz w:val="24"/>
            <w:szCs w:val="24"/>
          </w:rPr>
          <w:t>is</w:t>
        </w:r>
      </w:ins>
      <w:del w:id="176" w:author="Ferguson, Kiyomi (DFO/MPO)" w:date="2025-08-28T16:05:00Z">
        <w:r w:rsidRPr="006C114E" w:rsidDel="00D37675">
          <w:rPr>
            <w:rFonts w:ascii="Times New Roman" w:eastAsia="Times New Roman" w:hAnsi="Times New Roman" w:cs="Times New Roman"/>
            <w:sz w:val="24"/>
            <w:szCs w:val="24"/>
          </w:rPr>
          <w:delText>e</w:delText>
        </w:r>
      </w:del>
      <w:r w:rsidRPr="006C114E">
        <w:rPr>
          <w:rFonts w:ascii="Times New Roman" w:eastAsia="Times New Roman" w:hAnsi="Times New Roman" w:cs="Times New Roman"/>
          <w:sz w:val="24"/>
          <w:szCs w:val="24"/>
        </w:rPr>
        <w:t xml:space="preserve"> use of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-temporal SDMs and species distribution indicators</w:t>
      </w:r>
      <w:ins w:id="177" w:author="Ferguson, Kiyomi (DFO/MPO)" w:date="2025-08-28T16:05:00Z">
        <w:r w:rsidR="00D37675">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 xml:space="preserve"> a framework that works synergistically with existing Ecosystem Approaches to Fisheries Management is required (Figure 8). The first step in the process would be to identify </w:t>
      </w:r>
      <w:ins w:id="178" w:author="Ferguson, Kiyomi (DFO/MPO)" w:date="2025-08-28T16:05:00Z">
        <w:r w:rsidR="00D37675">
          <w:rPr>
            <w:rFonts w:ascii="Times New Roman" w:eastAsia="Times New Roman" w:hAnsi="Times New Roman" w:cs="Times New Roman"/>
            <w:sz w:val="24"/>
            <w:szCs w:val="24"/>
          </w:rPr>
          <w:t xml:space="preserve">the </w:t>
        </w:r>
      </w:ins>
      <w:r w:rsidRPr="006C114E">
        <w:rPr>
          <w:rFonts w:ascii="Times New Roman" w:eastAsia="Times New Roman" w:hAnsi="Times New Roman" w:cs="Times New Roman"/>
          <w:sz w:val="24"/>
          <w:szCs w:val="24"/>
        </w:rPr>
        <w:t xml:space="preserve">species that are most vulnerable (or favored) under climate change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{"citationID":"YCFLjq5J","properties":{"formattedCitation":"(Boyce et al. 2022)","plainCitation":"(Boyce et al. 2022)","noteIndex":0},"citationItems":[{"id":802,"uris":["http://zotero.org/users/16227661/items/KV4XIJCM"],"itemData":{"id":802,"type":"article-journal","container-title":"Nature Climate Change","issue":"9","note":"publisher: Nature Publishing Group UK London","page":"854–862","source":"Google Scholar","title":"A climate risk index for marine life","URL":"https://www.nature.com/articles/s41558-022-01437-y","volume":"12","author":[{"family":"Boyce","given":"Daniel G."},{"family":"Tittensor","given":"Derek P."},{"family":"Garilao","given":"Cristina"},{"family":"Henson","given":"Stephanie"},{"family":"Kaschner","given":"Kristin"},{"family":"Kesner-Reyes","given":"Kathleen"},{"family":"Pigot","given":"Alex"},{"family":"Reyes Jr","given":"Rodolfo B."},{"family":"Reygondeau","given":"Gabriel"},{"family":"Schleit","given":"Kathryn E."}],"accessed":{"date-parts":[["2025",3,3]]},"issued":{"date-parts":[["2022"]]}},"label":"page"}],"schema":"https://github.com/citation-style-language/schema/raw/master/csl-citation.json"}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(Boyce et al. 2022)</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using regional information when available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{"citationID":"k8MK6ngL","properties":{"formattedCitation":"(Boyce et al. 2024)","plainCitation":"(Boyce et al. 2024)","noteIndex":0},"citationItems":[{"id":779,"uris":["http://zotero.org/users/16227661/items/JFNTTBXM"],"itemData":{"id":779,"type":"article-journal","container-title":"npj Ocean Sustainability","issue":"1","note":"publisher: Nature Publishing Group UK London","page":"33","source":"Google Scholar","title":"Operationalizing climate risk in a global warming hotspot","URL":"https://www.nature.com/articles/s44183-024-00067-5","volume":"3","author":[{"family":"Boyce","given":"Daniel G."},{"family":"Tittensor","given":"Derek P."},{"family":"Fuller","given":"Susanna"},{"family":"Henson","given":"Stephanie"},{"family":"Kaschner","given":"Kristin"},{"family":"Reygondeau","given":"Gabriel"},{"family":"Schleit","given":"Kathryn E."},{"family":"Saba","given":"Vincent"},{"family":"Shackell","given":"Nancy"},{"family":"Stanley","given":"Ryan RE"}],"accessed":{"date-parts":[["2025",3,3]]},"issued":{"date-parts":[["2024"]]}}}],"schema":"https://github.com/citation-style-language/schema/raw/master/csl-citation.json"}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(Boyce et al. 2024)</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and to </w:t>
      </w:r>
      <w:ins w:id="179" w:author="Ferguson, Kiyomi (DFO/MPO)" w:date="2025-08-28T16:06:00Z">
        <w:r w:rsidR="00D37675">
          <w:rPr>
            <w:rFonts w:ascii="Times New Roman" w:eastAsia="Times New Roman" w:hAnsi="Times New Roman" w:cs="Times New Roman"/>
            <w:sz w:val="24"/>
            <w:szCs w:val="24"/>
          </w:rPr>
          <w:t xml:space="preserve">further </w:t>
        </w:r>
      </w:ins>
      <w:r w:rsidRPr="006C114E">
        <w:rPr>
          <w:rFonts w:ascii="Times New Roman" w:eastAsia="Times New Roman" w:hAnsi="Times New Roman" w:cs="Times New Roman"/>
          <w:sz w:val="24"/>
          <w:szCs w:val="24"/>
        </w:rPr>
        <w:t xml:space="preserve">prioritize species </w:t>
      </w:r>
      <w:del w:id="180" w:author="Ferguson, Kiyomi (DFO/MPO)" w:date="2025-08-28T16:06:00Z">
        <w:r w:rsidRPr="006C114E" w:rsidDel="00D37675">
          <w:rPr>
            <w:rFonts w:ascii="Times New Roman" w:eastAsia="Times New Roman" w:hAnsi="Times New Roman" w:cs="Times New Roman"/>
            <w:sz w:val="24"/>
            <w:szCs w:val="24"/>
          </w:rPr>
          <w:delText xml:space="preserve">further </w:delText>
        </w:r>
      </w:del>
      <w:r w:rsidRPr="006C114E">
        <w:rPr>
          <w:rFonts w:ascii="Times New Roman" w:eastAsia="Times New Roman" w:hAnsi="Times New Roman" w:cs="Times New Roman"/>
          <w:sz w:val="24"/>
          <w:szCs w:val="24"/>
        </w:rPr>
        <w:t xml:space="preserve">based on fishery or conservation needs. The second step uses available data to develop an SDM to estimate shift indicators for each prioritized species. The third step relies on an appropriate data management platform to present the outputs for multiple stocks or species. Step 4 and 5 are as yet undeveloped but recognize that there are species-specific climate indicators available (e.g. Boyce et al., 2022) that can help identify thresholds for distribution shift indicators for use in risk assessments to help decide whether to expand or contract a fishery in a given area.  The development of a species-specific risk assessment framework with management objectives and thresholds, involves collaboration with scientists, managers, rightsholders, and stakeholders. This study primarily focuses on the initial two steps, but is cognizant of the operational linkages of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SDMs for fisheries management and other fisheries-focused decision-support frameworks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{"citationID":"z0kZkvYp","properties":{"formattedCitation":"(DePiper et al. 2017; Levin et al. 2009)","plainCitation":"(DePiper et al. 2017; Levin et al. 2009)","noteIndex":0},"citationItems":[{"id":862,"uris":["http://zotero.org/users/16227661/items/7JNFH432"],"itemData":{"id":862,"type":"article-journal","abstract":"Between 2014 and 2016, an interdisciplinary team of researchers including physical oceanographers, biologists, economists and anthropologists developed a working example of an Integrated Ecosystem Assessment (IEA) for three ecologically distinct regions of the Northwest Atlantic; Georges Bank, the Gulf of Maine and the Grand Banks, as part of the International Council for the Exploration of the Sea (ICES) Working Group on the Northwest Atlantic Regional Sea (WGNARS). In this paper, we review the transdisciplinary and collaborative process by which the IEA was developed, with a particular focus on the decision points arising from the IEA construct itself. The aim is to identify key issues faced in developing any IEA, practical decisions made to address these issues within the working group and lessons learned from the process.","container-title":"ICES Journal of Marine Science","DOI":"10.1093/icesjms/fsx038","ISSN":"1054-3139","issue":"8","journalAbbreviation":"ICES Journal of Marine Science","page":"2076-2086","source":"Silverchair","title":"Operationalizing integrated ecosystem assessments within a multidisciplinary team: lessons learned from a worked example","title-short":"Operationalizing integrated ecosystem assessments within a multidisciplinary team","URL":"https://doi.org/10.1093/icesjms/fsx038","volume":"74","author":[{"family":"DePiper","given":"Geret S."},{"family":"Gaichas","given":"Sarah K."},{"family":"Lucey","given":"Sean M."},{"family":"Pinto da Silva","given":"Patricia"},{"family":"Anderson","given":"M. Robin"},{"family":"Breeze","given":"Heather"},{"family":"Bundy","given":"Alida"},{"family":"Clay","given":"Patricia M."},{"family":"Fay","given":"Gavin"},{"family":"Gamble","given":"Robert J."},{"family":"Gregory","given":"Robert S."},{"family":"Fratantoni","given":"Paula S."},{"family":"Johnson","given":"Catherine L."},{"family":"Koen-Alonso","given":"Mariano"},{"family":"Kleisner","given":"Kristin M."},{"family":"Olson","given":"Julia"},{"family":"Perretti","given":"Charles T."},{"family":"Pepin","given":"Pierre"},{"family":"Phelan","given":"Fred"},{"family":"Saba","given":"Vincent S."},{"family":"Smith","given":"Laurel A."},{"family":"Tam","given":"Jamie C."},{"family":"Templeman","given":"Nadine D."},{"family":"Wildermuth","given":"Robert P."}],"accessed":{"date-parts":[["2025",7,4]]},"issued":{"date-parts":[["2017",10,1]]}},"label":"page"},{"id":858,"uris":["http://zotero.org/users/16227661/items/BC8R94MY"],"itemData":{"id":858,"type":"article-journal","abstract":"Integrated ecosystem assessments challenge the broader scientific community to move beyond the important task of tallying insults to marine ecosystems to developing quantitative tools that can support the decisions national and regional resource managers must make.","container-title":"PLOS Biology","DOI":"10.1371/journal.pbio.1000014","ISSN":"1545-7885","issue":"1","journalAbbreviation":"PLOS Biology","language":"en","note":"publisher: Public Library of Science","page":"e1000014","source":"PLoS Journals","title":"Integrated Ecosystem Assessments: Developing the Scientific Basis for Ecosystem-Based Management of the Ocean","title-short":"Integrated Ecosystem Assessments","URL":"https://journals.plos.org/plosbiology/article?id=10.1371/journal.pbio.1000014","volume":"7","author":[{"family":"Levin","given":"Phillip S."},{"family":"Fogarty","given":"Michael J."},{"family":"Murawski","given":"Steven A."},{"family":"Fluharty","given":"David"}],"accessed":{"date-parts":[["2025",7,4]]},"issued":{"date-parts":[["2009",1,20]]}},"label":"page"}],"schema":"https://github.com/citation-style-language/schema/raw/master/csl-citation.json"}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(DePiper et al. 2017; Levin et al. 2009)</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w:t>
      </w:r>
      <w:bookmarkStart w:id="181" w:name="_qhc0h71eoh9i" w:colFirst="0" w:colLast="0"/>
      <w:bookmarkEnd w:id="181"/>
    </w:p>
    <w:p w14:paraId="1641DD1F" w14:textId="77777777" w:rsidR="005B1DCF" w:rsidRDefault="005B1DCF" w:rsidP="006C114E">
      <w:pPr>
        <w:spacing w:line="480" w:lineRule="auto"/>
        <w:rPr>
          <w:rFonts w:ascii="Times New Roman" w:eastAsia="Times New Roman" w:hAnsi="Times New Roman" w:cs="Times New Roman"/>
          <w:sz w:val="24"/>
          <w:szCs w:val="24"/>
        </w:rPr>
      </w:pPr>
      <w:bookmarkStart w:id="182" w:name="_6zbx7msneynm" w:colFirst="0" w:colLast="0"/>
      <w:bookmarkEnd w:id="182"/>
    </w:p>
    <w:p w14:paraId="02D99B3E" w14:textId="228C8317" w:rsidR="002F142A" w:rsidRPr="006C114E" w:rsidRDefault="00E8701E" w:rsidP="005B1DCF">
      <w:pPr>
        <w:spacing w:line="480" w:lineRule="auto"/>
        <w:ind w:firstLine="720"/>
        <w:rPr>
          <w:rFonts w:ascii="Times New Roman" w:eastAsia="Times New Roman" w:hAnsi="Times New Roman" w:cs="Times New Roman"/>
          <w:sz w:val="24"/>
          <w:szCs w:val="24"/>
          <w:lang w:val="fr-FR"/>
        </w:rPr>
      </w:pPr>
      <w:r w:rsidRPr="006C114E">
        <w:rPr>
          <w:rFonts w:ascii="Times New Roman" w:eastAsia="Times New Roman" w:hAnsi="Times New Roman" w:cs="Times New Roman"/>
          <w:sz w:val="24"/>
          <w:szCs w:val="24"/>
        </w:rPr>
        <w:t xml:space="preserve">Managing harvested marine stocks will increasingly require proper accounting for changes in stock distribution. A flexible and accessible distribution shifts assessment framework based on an integrated </w:t>
      </w:r>
      <w:proofErr w:type="spellStart"/>
      <w:r w:rsidRPr="006C114E">
        <w:rPr>
          <w:rFonts w:ascii="Times New Roman" w:eastAsia="Times New Roman" w:hAnsi="Times New Roman" w:cs="Times New Roman"/>
          <w:sz w:val="24"/>
          <w:szCs w:val="24"/>
        </w:rPr>
        <w:t>spatio</w:t>
      </w:r>
      <w:proofErr w:type="spellEnd"/>
      <w:r w:rsidRPr="006C114E">
        <w:rPr>
          <w:rFonts w:ascii="Times New Roman" w:eastAsia="Times New Roman" w:hAnsi="Times New Roman" w:cs="Times New Roman"/>
          <w:sz w:val="24"/>
          <w:szCs w:val="24"/>
        </w:rPr>
        <w:t xml:space="preserve">-temporal model will facilitate the development of more effective science advice for stocks that are found in multiple jurisdictions or management areas.  The </w:t>
      </w:r>
      <w:r w:rsidRPr="006C114E">
        <w:rPr>
          <w:rFonts w:ascii="Times New Roman" w:eastAsia="Times New Roman" w:hAnsi="Times New Roman" w:cs="Times New Roman"/>
          <w:sz w:val="24"/>
          <w:szCs w:val="24"/>
        </w:rPr>
        <w:lastRenderedPageBreak/>
        <w:t>application of such a framework will highlight the need for collaborations among jurisdictions within existing regulatory settings.  It can also be used to identify climate adaptation strategies that may be relevant at regional and stock scales, including</w:t>
      </w:r>
      <w:ins w:id="183" w:author="Ferguson, Kiyomi (DFO/MPO)" w:date="2025-08-28T16:08:00Z">
        <w:r w:rsidR="00D37675">
          <w:rPr>
            <w:rFonts w:ascii="Times New Roman" w:eastAsia="Times New Roman" w:hAnsi="Times New Roman" w:cs="Times New Roman"/>
            <w:sz w:val="24"/>
            <w:szCs w:val="24"/>
          </w:rPr>
          <w:t>:</w:t>
        </w:r>
      </w:ins>
      <w:r w:rsidRPr="006C114E">
        <w:rPr>
          <w:rFonts w:ascii="Times New Roman" w:eastAsia="Times New Roman" w:hAnsi="Times New Roman" w:cs="Times New Roman"/>
          <w:sz w:val="24"/>
          <w:szCs w:val="24"/>
        </w:rPr>
        <w:t xml:space="preserve"> spatially re-allocating quota, limiting or enhancing fisheries, and opening or closing fishing areas (e.g. </w:t>
      </w:r>
      <w:r w:rsidR="006C114E" w:rsidRPr="006C114E">
        <w:rPr>
          <w:rFonts w:ascii="Times New Roman" w:hAnsi="Times New Roman" w:cs="Times New Roman"/>
          <w:sz w:val="24"/>
          <w:szCs w:val="24"/>
        </w:rPr>
        <w:fldChar w:fldCharType="begin"/>
      </w:r>
      <w:r w:rsidR="006C114E" w:rsidRPr="006C114E">
        <w:rPr>
          <w:rFonts w:ascii="Times New Roman" w:hAnsi="Times New Roman" w:cs="Times New Roman"/>
          <w:sz w:val="24"/>
          <w:szCs w:val="24"/>
        </w:rPr>
        <w:instrText xml:space="preserve"> ADDIN ZOTERO_ITEM CSL_CITATION {"citationID":"tIyek6Ha","properties":{"formattedCitation":"(Free et al. 2025; Woods et al. 2021)","plainCitation":"(Free et al. 2025; Woods et al. 2021)","noteIndex":0},"citationItems":[{"id":872,"uris":["http://zotero.org/users/16227661/items/G7EULNJS"],"itemData":{"id":872,"type":"article-journal","abstract":"Quota allocation, which divides fishing catch or effort between regions, sectors, subsectors, individuals, and/or seasons, is one of the most important and contentious processes in fisheries management. Quota allocation policies often aim to advance fairness and equity goals by preserving levels of historical participation and access. However, this reliance on historical patterns makes allocation policies vulnerable to climate change, which is shifting the accessibility of marine resources among historical and new participants. Despite this, there is little guidance on best practices for adapting allocation policies to climate change. In the United States, regional flexibility to design locally relevant allocation policies has innovated a diversity of approaches that can be studied for their climate vulnerability and/or adaptivity. Here, we conduct a systematic review of allocation policies used in U.S. federal fisheries (491 stocks, 42 management plans, 8 regions) and a brief review of allocation policies in international fisheries, which we use to identify best practices for climate-adaptive quota allocation. We find that allocation policies are used to manage 49% of federally managed stocks. Although most policies are based on historical catch, many include features that promote climate adaptiveness, including the ability to transfer quota between states, sectors, or individuals; adjustment of allocations on the basis of current resource distribution or abundance; set aside of quota to support research and experimentation; and gradual phase-in of policy changes. Ultimately, we provide eight globally transferable recommendations for improving the ability of allocation policies to advance their fairness and equity goals under climate change.","container-title":"Fish and Fisheries","DOI":"10.1111/faf.70000","ISSN":"1467-2960, 1467-2979","journalAbbreviation":"Fish and Fisheries","language":"en","page":"faf.70000","source":"DOI.org (Crossref)","title":"Quota Allocation Policies in U.S. Federal Fisheries Management and Implications for Climate Resilience","URL":"https://onlinelibrary.wiley.com/doi/10.1111/faf.70000","author":[{"family":"Free","given":"Christopher M."},{"family":"Kitchel","given":"Zoë J."},{"family":"Seeley","given":"Matthew"},{"family":"Shields","given":"Allison"}],"accessed":{"date-parts":[["2025",7,4]]},"issued":{"date-parts":[["2025",6,27]]}},"label":"page"},{"id":568,"uris":["http://zotero.org/users/16227661/items/EZTDSB43"],"itemData":{"id":568,"type":"article-journal","abstract":"Social-ecological systems dependent on fisheries must be resilient or adapt to remain viable in the face of change. Here, we identified possible interventions (termed “adaptation options”) from published literature, aimed at supporting social or ecological resilience and/or aiding adaptation to changes induced by environmental or social stressors. Our searches centered on nations/regions across North America, Europe, and the South Pacific, encompassing fisheries literature with and without a climate change focus, to compare how, when, and by whom interventions are currently or potentially implemented. We expected that adaptation options within a climate change context would have a greater focus on enhancing social resilience due to a connection with climate change adaptation assessment methodology. Instead, we found a greater focus on ecological resilience, likely indicating a focus on management adaptation. This pattern, along with the more extensive use of social adaptation options responsively and outside the context of climate change, along with an importance in bottom-up influences in implementing them, suggests a general lack of centralized planning and organization with regards to adaptation of stakeholders. Determining how adaptation options are created, chosen, and implemented is a crucial step within or external to ecosystem-based management, especially if planned stakeholder adaption is the goal.","container-title":"ICES Journal of Marine Science","DOI":"10.1093/icesjms/fsab146","ISSN":"1054-3139","issue":"2","page":"463-479","title":"A review of adaptation options in fisheries management to support resilience and transition under socio-ecological change","volume":"79","author":[{"family":"Woods","given":"P. J."},{"family":"Macdonald","given":"J. I."},{"family":"Bárðarson","given":"H."},{"family":"Bonanomi","given":"S."},{"family":"Boonstra","given":"W. J."},{"family":"Cornell","given":"G."},{"family":"Cripps","given":"G."},{"family":"Danielsen","given":"R."},{"family":"Färber","given":"L."},{"family":"Ferreira","given":"A. S. A."},{"family":"Ferguson","given":"K."},{"family":"Holma","given":"M."},{"family":"Holt","given":"R. E."},{"family":"Hunter","given":"K. L."},{"family":"Kokkalis","given":"A."},{"family":"Langbehn","given":"T. J."},{"family":"Ljungström","given":"G."},{"family":"Nieminen","given":"E."},{"family":"Nordström","given":"M. C."},{"family":"Oostdijk","given":"M."},{"family":"Richter","given":"A."},{"family":"Romagnoni","given":"G."},{"family":"Sguotti","given":"C."},{"family":"Simons","given":"A."},{"family":"Shackell","given":"N. L."},{"family":"Snickars","given":"M."},{"family":"Whittington","given":"J. D."},{"family":"Wootton","given":"H."},{"family":"Yletyinen","given":"J."}],"issued":{"date-parts":[["2021"]]}},"label":"page"}],"schema":"https://github.com/citation-style-language/schema/raw/master/csl-citation.json"} </w:instrText>
      </w:r>
      <w:r w:rsidR="006C114E" w:rsidRPr="006C114E">
        <w:rPr>
          <w:rFonts w:ascii="Times New Roman" w:hAnsi="Times New Roman" w:cs="Times New Roman"/>
          <w:sz w:val="24"/>
          <w:szCs w:val="24"/>
        </w:rPr>
        <w:fldChar w:fldCharType="separate"/>
      </w:r>
      <w:r w:rsidR="00E51AA0" w:rsidRPr="00E51AA0">
        <w:rPr>
          <w:rFonts w:ascii="Times New Roman" w:hAnsi="Times New Roman" w:cs="Times New Roman"/>
          <w:sz w:val="24"/>
        </w:rPr>
        <w:t>(Free et al. 2025; Woods et al. 2021)</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rPr>
        <w:t xml:space="preserve">. Such an approach can support the sustainable management of harvested marine species and reduce economic impacts of climate-driven </w:t>
      </w:r>
      <w:proofErr w:type="spellStart"/>
      <w:r w:rsidRPr="006C114E">
        <w:rPr>
          <w:rFonts w:ascii="Times New Roman" w:eastAsia="Times New Roman" w:hAnsi="Times New Roman" w:cs="Times New Roman"/>
          <w:sz w:val="24"/>
          <w:szCs w:val="24"/>
        </w:rPr>
        <w:t>changes</w:t>
      </w:r>
      <w:ins w:id="184" w:author="Ferguson, Kiyomi (DFO/MPO)" w:date="2025-08-28T16:08:00Z">
        <w:r w:rsidR="00860ED1">
          <w:rPr>
            <w:rFonts w:ascii="Times New Roman" w:eastAsia="Times New Roman" w:hAnsi="Times New Roman" w:cs="Times New Roman"/>
            <w:sz w:val="24"/>
            <w:szCs w:val="24"/>
          </w:rPr>
          <w:t>:</w:t>
        </w:r>
      </w:ins>
      <w:del w:id="185" w:author="Ferguson, Kiyomi (DFO/MPO)" w:date="2025-08-28T16:08:00Z">
        <w:r w:rsidRPr="006C114E" w:rsidDel="00860ED1">
          <w:rPr>
            <w:rFonts w:ascii="Times New Roman" w:eastAsia="Times New Roman" w:hAnsi="Times New Roman" w:cs="Times New Roman"/>
            <w:sz w:val="24"/>
            <w:szCs w:val="24"/>
          </w:rPr>
          <w:delText>--</w:delText>
        </w:r>
      </w:del>
      <w:r w:rsidRPr="006C114E">
        <w:rPr>
          <w:rFonts w:ascii="Times New Roman" w:eastAsia="Times New Roman" w:hAnsi="Times New Roman" w:cs="Times New Roman"/>
          <w:sz w:val="24"/>
          <w:szCs w:val="24"/>
        </w:rPr>
        <w:t>challenges</w:t>
      </w:r>
      <w:proofErr w:type="spellEnd"/>
      <w:r w:rsidRPr="006C114E">
        <w:rPr>
          <w:rFonts w:ascii="Times New Roman" w:eastAsia="Times New Roman" w:hAnsi="Times New Roman" w:cs="Times New Roman"/>
          <w:sz w:val="24"/>
          <w:szCs w:val="24"/>
        </w:rPr>
        <w:t xml:space="preserve"> that are being faced </w:t>
      </w:r>
      <w:r w:rsidR="008F3414">
        <w:rPr>
          <w:rFonts w:ascii="Times New Roman" w:eastAsia="Times New Roman" w:hAnsi="Times New Roman" w:cs="Times New Roman"/>
          <w:sz w:val="24"/>
          <w:szCs w:val="24"/>
        </w:rPr>
        <w:t>globally</w:t>
      </w:r>
      <w:r w:rsidRPr="006C114E">
        <w:rPr>
          <w:rFonts w:ascii="Times New Roman" w:eastAsia="Times New Roman" w:hAnsi="Times New Roman" w:cs="Times New Roman"/>
          <w:sz w:val="24"/>
          <w:szCs w:val="24"/>
        </w:rPr>
        <w:t xml:space="preserve"> </w:t>
      </w:r>
      <w:r w:rsidR="006C114E" w:rsidRPr="006C114E">
        <w:rPr>
          <w:rFonts w:ascii="Times New Roman" w:hAnsi="Times New Roman" w:cs="Times New Roman"/>
          <w:sz w:val="24"/>
          <w:szCs w:val="24"/>
        </w:rPr>
        <w:fldChar w:fldCharType="begin"/>
      </w:r>
      <w:r w:rsidR="004A0E8F">
        <w:rPr>
          <w:rFonts w:ascii="Times New Roman" w:hAnsi="Times New Roman" w:cs="Times New Roman"/>
          <w:sz w:val="24"/>
          <w:szCs w:val="24"/>
        </w:rPr>
        <w:instrText xml:space="preserve"> ADDIN ZOTERO_ITEM CSL_CITATION {"citationID":"XHM2YTMK","properties":{"formattedCitation":"(Palacios-Abrantes, Sumaila, et al. 2020; Pinsky, Rogers, et al. 2020; Vogel et al. 2023)","plainCitation":"(Palacios-Abrantes, Sumaila, et al. 2020; Pinsky, Rogers, et al. 2020; Vogel et al. 2023)","noteIndex":0},"citationItems":[{"id":409,"uris":["http://zotero.org/users/16227661/items/D9S8Q9GQ"],"itemData":{"id":409,"type":"article-journal","abstract":"Climate change is shifting the distribution of fish stocks that straddle between exclusive economic zones (EEZ), challenging transboundary fisheries management. Here, we examine the projected sharing of jointly managed transboundary fish stocks between Canada and the United States. We hypothesize that ocean warming will alter the sharing of fish stocks between the two countries, and that such changes will intensify under a high carbon emission scenario. We look at the specific cases of the International Pacific Halibut Commission that manages Pacific halibut (Hippoglossus stenolepis) and a resource sharing arrangement in the Gulf of Maine for cod (Gadus morhua), haddock (Melanogrammus aeglefinus), and yellowtail flounder (Limanda ferruginea) to discuss the management consequences of shifts in transboundary stocks. We rely on multiple Earth system models&amp;#8217; simulations and species distribution models to estimate the change in catch potential and stock share ratio of each transboundary stock in the 21st century under two climate change scenarios. Results show that, even under a low emission scenario, most transboundary fish stocks sharing ratios, i.e., the proportion of the total catch of a fish stock taken by a given country, will change by 2050 relative to present. The overall reduction in catch potential, in addition to the changes in stock-share will further exacerbate trade-offs between changes in species catch potential. Such trade-offs in the Atlantic and Pacific regions will be amplified if a high emission scenario is followed, relative to a low carbon emission scenario. Based on the simulation results, we examine possible solution options to reduce climate risks on transboundary fish stocks and fisheries.","container-title":"Ecology and Society","DOI":"10.5751/ES-11743-250441","issue":"4","title":"Challenges to transboundary fisheries management in North America under climate change","volume":"25","author":[{"family":"Palacios-Abrantes","given":"Juliano"},{"family":"Sumaila","given":"U. Rashid"},{"family":"Cheung","given":"William W. L."}],"issued":{"date-parts":[["2020"]]}},"label":"page"},{"id":867,"uris":["http://zotero.org/users/16227661/items/QE9T3SA9"],"itemData":{"id":867,"type":"article-journal","abstract":"Societies increasingly use multisector ocean planning as a tool to mitigate conflicts over space in the sea, but such plans can be highly sensitive to species redistribution driven by climate change or other factors. A key uncertainty is whether planning ahead for future species redistributions imposes high opportunity costs and sharp trade-offs against current ocean plans. Here, we use more than 10,000 projections for marine animals around North America to test the impact of climate-driven species redistributions on the ability of ocean plans to meet their goals. We show that planning for redistributions can substantially reduce exposure to risks from climate change with little additional area set aside and with few trade-offs against current ocean plan effectiveness. Networks of management areas are a key strategy. While climate change will severely disrupt many human activities, we find a strong benefit to proactively planning for long-term ocean change.","container-title":"Science Advances","DOI":"10.1126/sciadv.abb8428","issue":"50","note":"publisher: American Association for the Adv</w:instrText>
      </w:r>
      <w:r w:rsidR="004A0E8F" w:rsidRPr="004A0E8F">
        <w:rPr>
          <w:rFonts w:ascii="Times New Roman" w:hAnsi="Times New Roman" w:cs="Times New Roman"/>
          <w:sz w:val="24"/>
          <w:szCs w:val="24"/>
          <w:lang w:val="fr-FR"/>
        </w:rPr>
        <w:instrText xml:space="preserve">ancement of Science","page":"eabb8428","source":"science.org (Atypon)","title":"Ocean planning for species on the move provides substantial benefits and requires few trade-offs","URL":"https://www.science.org/doi/full/10.1126/sciadv.abb8428","volume":"6","author":[{"family":"Pinsky","given":"M. L."},{"family":"Rogers","given":"L. A."},{"family":"Morley","given":"J. W."},{"family":"Frölicher","given":"T. L."}],"accessed":{"date-parts":[["2025",7,4]]},"issued":{"date-parts":[["2020",12,11]]}},"label":"page"},{"id":869,"uris":["http://zotero.org/users/16227661/items/VX9T3LKU"],"itemData":{"id":869,"type":"article-journal","container-title":"Marine policy","note":"publisher: Elsevier","page":"105740","source":"Google Scholar","title":"Drivers of conflict and resilience in shifting transboundary fisheries","URL":"https://www.sciencedirect.com/science/article/pii/S0308597X23002737","volume":"155","author":[{"family":"Vogel","given":"Jacqueline M."},{"family":"Longo","given":"Catherine"},{"family":"Spijkers","given":"Jessica"},{"family":"Palacios-Abrantes","given":"Juliano"},{"family":"Mason","given":"Julia"},{"family":"Wabnitz","given":"Colette CC"},{"family":"Cheung","given":"William"},{"family":"Sumaila","given":"U. Rashid"},{"family":"Munro","given":"Gordon"},{"family":"Glaser","given":"Sarah"}],"accessed":{"date-parts":[["2025",7,4]]},"issued":{"date-parts":[["2023"]]}},"label":"page"}],"schema":"https://github.com/citation-style-language/schema/raw/master/csl-citation.json"} </w:instrText>
      </w:r>
      <w:r w:rsidR="006C114E" w:rsidRPr="006C114E">
        <w:rPr>
          <w:rFonts w:ascii="Times New Roman" w:hAnsi="Times New Roman" w:cs="Times New Roman"/>
          <w:sz w:val="24"/>
          <w:szCs w:val="24"/>
        </w:rPr>
        <w:fldChar w:fldCharType="separate"/>
      </w:r>
      <w:r w:rsidR="004A0E8F" w:rsidRPr="004A0E8F">
        <w:rPr>
          <w:rFonts w:ascii="Times New Roman" w:hAnsi="Times New Roman" w:cs="Times New Roman"/>
          <w:sz w:val="24"/>
          <w:lang w:val="fr-FR"/>
        </w:rPr>
        <w:t>(Palacios-Abrantes, Sumaila, et al. 2020; Pinsky, Rogers, et al. 2020; Vogel et al. 2023)</w:t>
      </w:r>
      <w:r w:rsidR="006C114E" w:rsidRPr="006C114E">
        <w:rPr>
          <w:rFonts w:ascii="Times New Roman" w:hAnsi="Times New Roman" w:cs="Times New Roman"/>
          <w:sz w:val="24"/>
          <w:szCs w:val="24"/>
        </w:rPr>
        <w:fldChar w:fldCharType="end"/>
      </w:r>
      <w:r w:rsidRPr="006C114E">
        <w:rPr>
          <w:rFonts w:ascii="Times New Roman" w:eastAsia="Times New Roman" w:hAnsi="Times New Roman" w:cs="Times New Roman"/>
          <w:sz w:val="24"/>
          <w:szCs w:val="24"/>
          <w:lang w:val="fr-FR"/>
        </w:rPr>
        <w:t>.</w:t>
      </w:r>
    </w:p>
    <w:p w14:paraId="3CA38639" w14:textId="77777777" w:rsidR="002F142A" w:rsidRPr="00DD1DFE" w:rsidRDefault="00E8701E" w:rsidP="005B1DCF">
      <w:pPr>
        <w:pStyle w:val="Heading2"/>
      </w:pPr>
      <w:bookmarkStart w:id="186" w:name="_uir1s1tx4499" w:colFirst="0" w:colLast="0"/>
      <w:bookmarkEnd w:id="186"/>
      <w:r w:rsidRPr="00DD1DFE">
        <w:t xml:space="preserve">ACKNOWLEDGEMENTS </w:t>
      </w:r>
    </w:p>
    <w:p w14:paraId="6860FE2A" w14:textId="77777777" w:rsidR="002F142A" w:rsidRPr="006C114E" w:rsidRDefault="00E8701E" w:rsidP="006C114E">
      <w:pP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We thank the many individuals who have been involved with long-term research vessel monitoring surveys in both Canada and the USA, who have made so many research projects possible. We also thank internal reviewers, Christine Stortini, Danni Harper and Nathan Hebert for their critiques, as well as the </w:t>
      </w:r>
      <w:r w:rsidRPr="006C114E">
        <w:rPr>
          <w:rFonts w:ascii="Times New Roman" w:eastAsia="Times New Roman" w:hAnsi="Times New Roman" w:cs="Times New Roman"/>
          <w:color w:val="000000"/>
          <w:sz w:val="24"/>
          <w:szCs w:val="24"/>
        </w:rPr>
        <w:t xml:space="preserve">FISHGLOB </w:t>
      </w:r>
      <w:hyperlink r:id="rId25">
        <w:r w:rsidRPr="006C114E">
          <w:rPr>
            <w:rFonts w:ascii="Times New Roman" w:eastAsia="Times New Roman" w:hAnsi="Times New Roman" w:cs="Times New Roman"/>
            <w:color w:val="1155CC"/>
            <w:sz w:val="24"/>
            <w:szCs w:val="24"/>
            <w:u w:val="single"/>
          </w:rPr>
          <w:t>https://fishglob.sites.ucsc.edu/</w:t>
        </w:r>
      </w:hyperlink>
      <w:r w:rsidRPr="006C114E">
        <w:rPr>
          <w:rFonts w:ascii="Times New Roman" w:eastAsia="Times New Roman" w:hAnsi="Times New Roman" w:cs="Times New Roman"/>
          <w:color w:val="000000"/>
          <w:sz w:val="24"/>
          <w:szCs w:val="24"/>
        </w:rPr>
        <w:t xml:space="preserve"> consortium for constant feedback. F</w:t>
      </w:r>
      <w:r w:rsidRPr="006C114E">
        <w:rPr>
          <w:rFonts w:ascii="Times New Roman" w:eastAsia="Times New Roman" w:hAnsi="Times New Roman" w:cs="Times New Roman"/>
          <w:sz w:val="24"/>
          <w:szCs w:val="24"/>
        </w:rPr>
        <w:t>u</w:t>
      </w:r>
      <w:r w:rsidRPr="006C114E">
        <w:rPr>
          <w:rFonts w:ascii="Times New Roman" w:eastAsia="Times New Roman" w:hAnsi="Times New Roman" w:cs="Times New Roman"/>
          <w:color w:val="000000"/>
          <w:sz w:val="24"/>
          <w:szCs w:val="24"/>
        </w:rPr>
        <w:t xml:space="preserve">nding to support </w:t>
      </w:r>
      <w:r w:rsidRPr="006C114E">
        <w:rPr>
          <w:rFonts w:ascii="Times New Roman" w:eastAsia="Times New Roman" w:hAnsi="Times New Roman" w:cs="Times New Roman"/>
          <w:sz w:val="24"/>
          <w:szCs w:val="24"/>
        </w:rPr>
        <w:t xml:space="preserve">research collaboration between USA and Canadian colleagues was provided by NOAA and DFO. Funding for KEM and AJA was provided by NOAA Fisheries Office of Science and Technology through the Cooperative Institute for the North Atlantic Region via grant #NA19OAR4320074 and a Grants and Contribution Agreement from the Government of Canada. </w:t>
      </w:r>
    </w:p>
    <w:p w14:paraId="6C0379B5" w14:textId="77777777" w:rsidR="002F142A" w:rsidRDefault="00E8701E" w:rsidP="005B1DCF">
      <w:pPr>
        <w:pStyle w:val="Heading2"/>
      </w:pPr>
      <w:bookmarkStart w:id="187" w:name="_8iv599ye6yqy" w:colFirst="0" w:colLast="0"/>
      <w:bookmarkEnd w:id="187"/>
      <w:r w:rsidRPr="006C114E">
        <w:t>CONFLICT OF INTEREST STATEMENT</w:t>
      </w:r>
    </w:p>
    <w:p w14:paraId="62A0B59D" w14:textId="7EE0A508" w:rsidR="00000120" w:rsidRPr="00000120" w:rsidRDefault="00000120" w:rsidP="00000120">
      <w:pPr>
        <w:rPr>
          <w:rFonts w:ascii="Times New Roman" w:hAnsi="Times New Roman" w:cs="Times New Roman"/>
          <w:sz w:val="24"/>
          <w:szCs w:val="24"/>
        </w:rPr>
      </w:pPr>
      <w:r w:rsidRPr="00000120">
        <w:rPr>
          <w:rFonts w:ascii="Times New Roman" w:hAnsi="Times New Roman" w:cs="Times New Roman"/>
          <w:sz w:val="24"/>
          <w:szCs w:val="24"/>
        </w:rPr>
        <w:t>The authors declare no conflict of interest.</w:t>
      </w:r>
    </w:p>
    <w:p w14:paraId="2C5BBE1C" w14:textId="77777777" w:rsidR="002F142A" w:rsidRPr="006C114E" w:rsidRDefault="00E8701E" w:rsidP="005B1DCF">
      <w:pPr>
        <w:pStyle w:val="Heading2"/>
      </w:pPr>
      <w:r w:rsidRPr="006C114E">
        <w:t>REFERENCES</w:t>
      </w:r>
    </w:p>
    <w:p w14:paraId="56990353" w14:textId="77777777" w:rsidR="002F142A" w:rsidRPr="005B1DCF" w:rsidRDefault="002F142A" w:rsidP="006C114E">
      <w:pPr>
        <w:spacing w:line="480" w:lineRule="auto"/>
        <w:rPr>
          <w:rFonts w:ascii="Times New Roman" w:eastAsia="Times New Roman" w:hAnsi="Times New Roman" w:cs="Times New Roman"/>
          <w:sz w:val="24"/>
          <w:szCs w:val="24"/>
        </w:rPr>
      </w:pPr>
    </w:p>
    <w:p w14:paraId="4EB41B5D" w14:textId="77777777" w:rsidR="008F3414" w:rsidRDefault="006C114E" w:rsidP="008F3414">
      <w:pPr>
        <w:pStyle w:val="Bibliography"/>
      </w:pPr>
      <w:r w:rsidRPr="005B1DCF">
        <w:lastRenderedPageBreak/>
        <w:fldChar w:fldCharType="begin"/>
      </w:r>
      <w:r w:rsidR="008F3414">
        <w:instrText xml:space="preserve"> ADDIN ZOTERO_BIBL {"uncited":[],"omitted":[],"custom":[]} CSL_BIBLIOGRAPHY </w:instrText>
      </w:r>
      <w:r w:rsidRPr="005B1DCF">
        <w:fldChar w:fldCharType="separate"/>
      </w:r>
      <w:r w:rsidR="008F3414">
        <w:t xml:space="preserve">Boudreau, Stephanie A., Nancy L. Shackell, Stuart Carson, and Cornelia E. den Heyer. 2017. “Connectivity, Persistence, and Loss of High Abundance Areas of a Recovering Marine Fish Population in the Northwest Atlantic Ocean.” </w:t>
      </w:r>
      <w:r w:rsidR="008F3414">
        <w:rPr>
          <w:i/>
          <w:iCs/>
        </w:rPr>
        <w:t>Ecology and Evolution</w:t>
      </w:r>
      <w:r w:rsidR="008F3414">
        <w:t xml:space="preserve"> 7 (22): 9739–49. https://doi.org/10.1002/ece3.3495.</w:t>
      </w:r>
    </w:p>
    <w:p w14:paraId="6E8A8E22" w14:textId="77777777" w:rsidR="008F3414" w:rsidRDefault="008F3414" w:rsidP="008F3414">
      <w:pPr>
        <w:pStyle w:val="Bibliography"/>
      </w:pPr>
      <w:r>
        <w:t xml:space="preserve">Boyce, Daniel G., Derek P. Tittensor, Susanna Fuller, et al. 2024. “Operationalizing Climate Risk in a Global Warming Hotspot.” </w:t>
      </w:r>
      <w:r>
        <w:rPr>
          <w:i/>
          <w:iCs/>
        </w:rPr>
        <w:t>Npj Ocean Sustainability</w:t>
      </w:r>
      <w:r>
        <w:t xml:space="preserve"> 3 (1): 33. https://www.nature.com/articles/s44183-024-00067-5.</w:t>
      </w:r>
    </w:p>
    <w:p w14:paraId="547B95E7" w14:textId="77777777" w:rsidR="008F3414" w:rsidRDefault="008F3414" w:rsidP="008F3414">
      <w:pPr>
        <w:pStyle w:val="Bibliography"/>
      </w:pPr>
      <w:r w:rsidRPr="008F3414">
        <w:rPr>
          <w:lang w:val="fr-FR"/>
        </w:rPr>
        <w:t xml:space="preserve">Boyce, Daniel G., Derek P. Tittensor, Cristina Garilao, et al. 2022. </w:t>
      </w:r>
      <w:r>
        <w:t xml:space="preserve">“A Climate Risk Index for Marine Life.” </w:t>
      </w:r>
      <w:r>
        <w:rPr>
          <w:i/>
          <w:iCs/>
        </w:rPr>
        <w:t>Nature Climate Change</w:t>
      </w:r>
      <w:r>
        <w:t xml:space="preserve"> 12 (9): 854–62. https://www.nature.com/articles/s41558-022-01437-y.</w:t>
      </w:r>
    </w:p>
    <w:p w14:paraId="243299F5" w14:textId="77777777" w:rsidR="008F3414" w:rsidRDefault="008F3414" w:rsidP="008F3414">
      <w:pPr>
        <w:pStyle w:val="Bibliography"/>
      </w:pPr>
      <w:r>
        <w:t xml:space="preserve">Brickman, D., D. Hebert, and Z. Wang. 2018. “Mechanism for the Recent Ocean Warming Events on the Scotian Shelf of Eastern Canada.” </w:t>
      </w:r>
      <w:r>
        <w:rPr>
          <w:i/>
          <w:iCs/>
        </w:rPr>
        <w:t>Continental Shelf Research</w:t>
      </w:r>
      <w:r>
        <w:t xml:space="preserve"> 156: 11–22.</w:t>
      </w:r>
    </w:p>
    <w:p w14:paraId="44491A14" w14:textId="77777777" w:rsidR="008F3414" w:rsidRDefault="008F3414" w:rsidP="008F3414">
      <w:pPr>
        <w:pStyle w:val="Bibliography"/>
      </w:pPr>
      <w:r>
        <w:t xml:space="preserve">Brickman, Dave, Michael A. Alexander, Andrew Pershing, James D. Scott, and Zeliang Wang. 2021. “Projections of Physical Conditions in the Gulf of Maine in 2050.” </w:t>
      </w:r>
      <w:r>
        <w:rPr>
          <w:i/>
          <w:iCs/>
        </w:rPr>
        <w:t>Elementa: Science of the Anthropocene</w:t>
      </w:r>
      <w:r>
        <w:t xml:space="preserve"> 9 (1): 00055. https://doi.org/10.1525/elementa.2020.20.00055.</w:t>
      </w:r>
    </w:p>
    <w:p w14:paraId="437A5572" w14:textId="77777777" w:rsidR="008F3414" w:rsidRDefault="008F3414" w:rsidP="008F3414">
      <w:pPr>
        <w:pStyle w:val="Bibliography"/>
      </w:pPr>
      <w:r>
        <w:t xml:space="preserve">Chen, I.-Ching, Jane K. Hill, Ralf Ohlemüller, David B. Roy, and Chris D. Thomas. 2011. “Rapid Range Shifts of Species Associated with High Levels of Climate Warming.” </w:t>
      </w:r>
      <w:r>
        <w:rPr>
          <w:i/>
          <w:iCs/>
        </w:rPr>
        <w:t>Science</w:t>
      </w:r>
      <w:r>
        <w:t xml:space="preserve"> 333 (6045): 1024–26. https://doi.org/doi:10.1126/science.1206432.</w:t>
      </w:r>
    </w:p>
    <w:p w14:paraId="472CCAA2" w14:textId="77777777" w:rsidR="008F3414" w:rsidRPr="008F3414" w:rsidRDefault="008F3414" w:rsidP="008F3414">
      <w:pPr>
        <w:pStyle w:val="Bibliography"/>
        <w:rPr>
          <w:lang w:val="fr-FR"/>
        </w:rPr>
      </w:pPr>
      <w:r>
        <w:t xml:space="preserve">Cheung, William W. L., Reg Watson, and Daniel Pauly. 2013. “Signature of Ocean Warming in Global Fisheries Catch.” </w:t>
      </w:r>
      <w:r w:rsidRPr="008F3414">
        <w:rPr>
          <w:i/>
          <w:iCs/>
          <w:lang w:val="fr-FR"/>
        </w:rPr>
        <w:t>Nature</w:t>
      </w:r>
      <w:r w:rsidRPr="008F3414">
        <w:rPr>
          <w:lang w:val="fr-FR"/>
        </w:rPr>
        <w:t xml:space="preserve"> 497 (7449): 365–68. https://doi.org/10.1038/nature12156.</w:t>
      </w:r>
    </w:p>
    <w:p w14:paraId="1C6688FD" w14:textId="77777777" w:rsidR="008F3414" w:rsidRDefault="008F3414" w:rsidP="008F3414">
      <w:pPr>
        <w:pStyle w:val="Bibliography"/>
      </w:pPr>
      <w:r w:rsidRPr="008F3414">
        <w:rPr>
          <w:lang w:val="fr-FR"/>
        </w:rPr>
        <w:t xml:space="preserve">Comte, L., G. Grenouillet, R. Bertrand, et al. 2020. </w:t>
      </w:r>
      <w:r>
        <w:t>“BioShifts: A Global Geodatabase of Climate-Induced Species Redistribution over Land and Sea. Figshare.” Dataset.</w:t>
      </w:r>
    </w:p>
    <w:p w14:paraId="24A2071C" w14:textId="77777777" w:rsidR="008F3414" w:rsidRDefault="008F3414" w:rsidP="008F3414">
      <w:pPr>
        <w:pStyle w:val="Bibliography"/>
      </w:pPr>
      <w:r>
        <w:t xml:space="preserve">Czich, Andrew N., R.R.E. Stanley, T.S. Avery, C.E. den Heyer, and N.L. Shackell. 2023. “Recent and Projected Climate Change–Induced Expansion of Atlantic Halibut in the Northwest Atlantic.” </w:t>
      </w:r>
      <w:r>
        <w:rPr>
          <w:i/>
          <w:iCs/>
        </w:rPr>
        <w:t>FACETS</w:t>
      </w:r>
      <w:r>
        <w:t xml:space="preserve"> 8 (January): 1–14. https://doi.org/10.1139/facets-2021-0202.</w:t>
      </w:r>
    </w:p>
    <w:p w14:paraId="76F795A9" w14:textId="77777777" w:rsidR="008F3414" w:rsidRDefault="008F3414" w:rsidP="008F3414">
      <w:pPr>
        <w:pStyle w:val="Bibliography"/>
      </w:pPr>
      <w:r>
        <w:t xml:space="preserve">Davidson, Lindsay N. K., Philina A. English, Jacquelynne R. King, et al. 2025. </w:t>
      </w:r>
      <w:r>
        <w:rPr>
          <w:i/>
          <w:iCs/>
        </w:rPr>
        <w:t>Rapid Widespread Declines of an Abundant Coastal Shark</w:t>
      </w:r>
      <w:r>
        <w:t>. March 11. https://ecoevorxiv.org/repository/view/8666/.</w:t>
      </w:r>
    </w:p>
    <w:p w14:paraId="13356218" w14:textId="77777777" w:rsidR="008F3414" w:rsidRDefault="008F3414" w:rsidP="008F3414">
      <w:pPr>
        <w:pStyle w:val="Bibliography"/>
      </w:pPr>
      <w:r>
        <w:t xml:space="preserve">DePiper, Geret S., Sarah K. Gaichas, Sean M. Lucey, et al. 2017. “Operationalizing Integrated Ecosystem Assessments within a Multidisciplinary Team: Lessons Learned from a Worked Example.” </w:t>
      </w:r>
      <w:r>
        <w:rPr>
          <w:i/>
          <w:iCs/>
        </w:rPr>
        <w:t>ICES Journal of Marine Science</w:t>
      </w:r>
      <w:r>
        <w:t xml:space="preserve"> 74 (8): 2076–86. https://doi.org/10.1093/icesjms/fsx038.</w:t>
      </w:r>
    </w:p>
    <w:p w14:paraId="0200E334" w14:textId="77777777" w:rsidR="008F3414" w:rsidRDefault="008F3414" w:rsidP="008F3414">
      <w:pPr>
        <w:pStyle w:val="Bibliography"/>
      </w:pPr>
      <w:r>
        <w:t xml:space="preserve">Dulvy, Nicholas K., Stuart I. Rogers, Simon Jennings, Vanessa Stelzenmüller, Stephen R. Dye, and Hein R. Skjoldal. 2008. “Climate Change and Deepening of the North Sea Fish Assemblage: A Biotic Indicator of Warming Seas.” </w:t>
      </w:r>
      <w:r>
        <w:rPr>
          <w:i/>
          <w:iCs/>
        </w:rPr>
        <w:t>Journal of Applied Ecology</w:t>
      </w:r>
      <w:r>
        <w:t xml:space="preserve"> 45 (4): 1029–39. https://doi.org/10.1111/j.1365-2664.2008.01488.x.</w:t>
      </w:r>
    </w:p>
    <w:p w14:paraId="7718E302" w14:textId="77777777" w:rsidR="008F3414" w:rsidRDefault="008F3414" w:rsidP="008F3414">
      <w:pPr>
        <w:pStyle w:val="Bibliography"/>
      </w:pPr>
      <w:r>
        <w:lastRenderedPageBreak/>
        <w:t xml:space="preserve">Fredston, Alexa, Malin Pinsky, Rebecca L. Selden, et al. 2021. “Range Edges of North American Marine Species Are Tracking Temperature over Decades.” </w:t>
      </w:r>
      <w:r>
        <w:rPr>
          <w:i/>
          <w:iCs/>
        </w:rPr>
        <w:t>Global Change Biology</w:t>
      </w:r>
      <w:r>
        <w:t xml:space="preserve"> 27 (13): 3145–56.</w:t>
      </w:r>
    </w:p>
    <w:p w14:paraId="10C9A883" w14:textId="77777777" w:rsidR="008F3414" w:rsidRDefault="008F3414" w:rsidP="008F3414">
      <w:pPr>
        <w:pStyle w:val="Bibliography"/>
      </w:pPr>
      <w:r>
        <w:t xml:space="preserve">Fredston-Hermann, Alexa, Rebecca Selden, Malin Pinsky, Steven D. Gaines, and Benjamin S. Halpern. 2020. “Cold Range Edges of Marine Fishes Track Climate Change Better than Warm Edges.” </w:t>
      </w:r>
      <w:r>
        <w:rPr>
          <w:i/>
          <w:iCs/>
        </w:rPr>
        <w:t>Global Change Biology</w:t>
      </w:r>
      <w:r>
        <w:t xml:space="preserve"> 26 (5): 2908–22. https://doi.org/10.1111/gcb.15035.</w:t>
      </w:r>
    </w:p>
    <w:p w14:paraId="23525979" w14:textId="77777777" w:rsidR="008F3414" w:rsidRDefault="008F3414" w:rsidP="008F3414">
      <w:pPr>
        <w:pStyle w:val="Bibliography"/>
      </w:pPr>
      <w:r>
        <w:t xml:space="preserve">Free, Christopher M., Zoë J. Kitchel, Matthew Seeley, and Allison Shields. 2025. “Quota Allocation Policies in U.S. Federal Fisheries Management and Implications for Climate Resilience.” </w:t>
      </w:r>
      <w:r>
        <w:rPr>
          <w:i/>
          <w:iCs/>
        </w:rPr>
        <w:t>Fish and Fisheries</w:t>
      </w:r>
      <w:r>
        <w:t>, June 27, faf.70000. https://doi.org/10.1111/faf.70000.</w:t>
      </w:r>
    </w:p>
    <w:p w14:paraId="293F2D0F" w14:textId="77777777" w:rsidR="008F3414" w:rsidRDefault="008F3414" w:rsidP="008F3414">
      <w:pPr>
        <w:pStyle w:val="Bibliography"/>
      </w:pPr>
      <w:r>
        <w:t xml:space="preserve">Freitas, Carla, David Villegas-Ríos, Even Moland, and Esben Moland Olsen. 2021. “Sea Temperature Effects on Depth Use and Habitat Selection in a Marine Fish Community.” </w:t>
      </w:r>
      <w:r>
        <w:rPr>
          <w:i/>
          <w:iCs/>
        </w:rPr>
        <w:t>Journal of Animal Ecology</w:t>
      </w:r>
      <w:r>
        <w:t xml:space="preserve"> 90 (7): 1787–800. https://doi.org/10.1111/1365-2656.13497.</w:t>
      </w:r>
    </w:p>
    <w:p w14:paraId="77B05177" w14:textId="77777777" w:rsidR="008F3414" w:rsidRDefault="008F3414" w:rsidP="008F3414">
      <w:pPr>
        <w:pStyle w:val="Bibliography"/>
      </w:pPr>
      <w:r>
        <w:t>French, Kiyomi J., Nancy L. Shackell, and Cornelia E. den Heyer. 2018. “Strong Relationship between Commercial Catch of Adult Atlantic Halibut (</w:t>
      </w:r>
      <w:r>
        <w:rPr>
          <w:i/>
          <w:iCs/>
        </w:rPr>
        <w:t>Hippoglossus Hippoglossus</w:t>
      </w:r>
      <w:r>
        <w:t xml:space="preserve">) and Availability of Suitable Habitat for Juveniles in the Northwest Atlantic Ocean.” </w:t>
      </w:r>
      <w:r>
        <w:rPr>
          <w:i/>
          <w:iCs/>
        </w:rPr>
        <w:t>Fishery Bulletin</w:t>
      </w:r>
      <w:r>
        <w:t xml:space="preserve"> 116 (2): 111–31.</w:t>
      </w:r>
    </w:p>
    <w:p w14:paraId="42324B33" w14:textId="77777777" w:rsidR="008F3414" w:rsidRDefault="008F3414" w:rsidP="008F3414">
      <w:pPr>
        <w:pStyle w:val="Bibliography"/>
      </w:pPr>
      <w:r>
        <w:t xml:space="preserve">Friedland, Kevin D., Hubert du Pontavice, Jaime Palter, et al. 2024. “Regime Change in Northwest Atlantic Sea Surface Temperatures Revealed Using a Quantile Approach.” </w:t>
      </w:r>
      <w:r>
        <w:rPr>
          <w:i/>
          <w:iCs/>
        </w:rPr>
        <w:t>Regional Studies in Marine Science</w:t>
      </w:r>
      <w:r>
        <w:t xml:space="preserve"> 71 (April): 103398. https://doi.org/10.1016/j.rsma.2024.103398.</w:t>
      </w:r>
    </w:p>
    <w:p w14:paraId="1E7BBEDE" w14:textId="77777777" w:rsidR="008F3414" w:rsidRDefault="008F3414" w:rsidP="008F3414">
      <w:pPr>
        <w:pStyle w:val="Bibliography"/>
      </w:pPr>
      <w:r>
        <w:t xml:space="preserve">Gatti, Paul, Dominique Robert, Jonathan A. D. Fisher, Rachel C. Marshall, and Arnault Le Bris. 2020. “Stock-Scale Electronic Tracking of Atlantic Halibut Reveals Summer Site Fidelity and Winter Mixing on Common Spawning Grounds.” </w:t>
      </w:r>
      <w:r>
        <w:rPr>
          <w:i/>
          <w:iCs/>
        </w:rPr>
        <w:t>ICES Journal of Marine Science</w:t>
      </w:r>
      <w:r>
        <w:t>, ahead of print. https://doi.org/10.1093/icesjms/fsaa162.</w:t>
      </w:r>
    </w:p>
    <w:p w14:paraId="0C560E3D" w14:textId="77777777" w:rsidR="008F3414" w:rsidRDefault="008F3414" w:rsidP="008F3414">
      <w:pPr>
        <w:pStyle w:val="Bibliography"/>
      </w:pPr>
      <w:r>
        <w:t xml:space="preserve">Gordó-Vilaseca, Cesc, Laurene Pecuchet, Marta Coll, Henning Reiss, Alexander Jüterbock, and Mark John Costello. 2023. “Over 20% of Marine Fishes Shifting in the North and Barents Seas, but Not in the Norwegian Sea.” </w:t>
      </w:r>
      <w:r>
        <w:rPr>
          <w:i/>
          <w:iCs/>
        </w:rPr>
        <w:t>PeerJ</w:t>
      </w:r>
      <w:r>
        <w:t xml:space="preserve"> 11 (August): e15801. https://doi.org/10.7717/peerj.15801.</w:t>
      </w:r>
    </w:p>
    <w:p w14:paraId="5C6CE77E" w14:textId="77777777" w:rsidR="008F3414" w:rsidRDefault="008F3414" w:rsidP="008F3414">
      <w:pPr>
        <w:pStyle w:val="Bibliography"/>
      </w:pPr>
      <w:r>
        <w:t xml:space="preserve">Grüss, Arnaud, Richard L. O’Driscoll, James T. Thorson, Jeremy R. McKenzie, Sira L. Ballara, and Anthony R. Charsley. 2025. “Impacts of Different Types of Data Integration on the Predictions of Spatio-Temporal Models: A Fishery Application and Simulation Experiment.” </w:t>
      </w:r>
      <w:r>
        <w:rPr>
          <w:i/>
          <w:iCs/>
        </w:rPr>
        <w:t>Fisheries Research</w:t>
      </w:r>
      <w:r>
        <w:t xml:space="preserve"> 284 (April): 107321. https://doi.org/10.1016/j.fishres.2025.107321.</w:t>
      </w:r>
    </w:p>
    <w:p w14:paraId="58F9A27D" w14:textId="77777777" w:rsidR="008F3414" w:rsidRDefault="008F3414" w:rsidP="008F3414">
      <w:pPr>
        <w:pStyle w:val="Bibliography"/>
      </w:pPr>
      <w:r>
        <w:t xml:space="preserve">Hijmans, R. 2025. </w:t>
      </w:r>
      <w:r>
        <w:rPr>
          <w:i/>
          <w:iCs/>
        </w:rPr>
        <w:t>Raster: Geographic Data Analysis and Modeling</w:t>
      </w:r>
      <w:r>
        <w:t>. R package. R Package Version 3.6-32. https://github.com/rspatial/raster.</w:t>
      </w:r>
    </w:p>
    <w:p w14:paraId="7BDB8DD1" w14:textId="77777777" w:rsidR="008F3414" w:rsidRDefault="008F3414" w:rsidP="008F3414">
      <w:pPr>
        <w:pStyle w:val="Bibliography"/>
      </w:pPr>
      <w:r>
        <w:t xml:space="preserve">IPHC. 2021. </w:t>
      </w:r>
      <w:r>
        <w:rPr>
          <w:i/>
          <w:iCs/>
        </w:rPr>
        <w:t>IPHC Management Strategy Evaluation for Pacific Halibut (Hippoglossus Stenolepis)</w:t>
      </w:r>
      <w:r>
        <w:t>. IPHC-2021-AM097-11.</w:t>
      </w:r>
    </w:p>
    <w:p w14:paraId="30DC8728" w14:textId="77777777" w:rsidR="008F3414" w:rsidRDefault="008F3414" w:rsidP="008F3414">
      <w:pPr>
        <w:pStyle w:val="Bibliography"/>
      </w:pPr>
      <w:r>
        <w:lastRenderedPageBreak/>
        <w:t xml:space="preserve">Johnson, Kelli, Andrew Edwards, Aaron Berger, Chris Grandin, and Chantel Wetzel. 2025. </w:t>
      </w:r>
      <w:r>
        <w:rPr>
          <w:i/>
          <w:iCs/>
        </w:rPr>
        <w:t>Status of the Pacific Hake (Whiting) Stock in U.S. and Canadian Waters in 2025</w:t>
      </w:r>
      <w:r>
        <w:t>. https://repository.library.noaa.gov/view/noaa/67186.</w:t>
      </w:r>
    </w:p>
    <w:p w14:paraId="1739E9AB" w14:textId="77777777" w:rsidR="008F3414" w:rsidRDefault="008F3414" w:rsidP="008F3414">
      <w:pPr>
        <w:pStyle w:val="Bibliography"/>
      </w:pPr>
      <w:r>
        <w:t xml:space="preserve">Johnson, S., B. Hubley, C.E. denHeyer, and L. Li. 2024. “Framework Assessment of Atlantic Halibut on the Scotian Shelf and Southern Grand Banks (NAFO Divisions 3NOPs4VWX5Zc).” </w:t>
      </w:r>
      <w:r>
        <w:rPr>
          <w:i/>
          <w:iCs/>
        </w:rPr>
        <w:t>DFO Can. Sci. Advis. Sec. Res. Doc.</w:t>
      </w:r>
      <w:r>
        <w:t xml:space="preserve"> 2024/13 (February): iv + 58 p. https://www.dfo-mpo.gc.ca/csas-sccs/Publications/ResDocs-DocRech/2024/2024_013-eng.html.</w:t>
      </w:r>
    </w:p>
    <w:p w14:paraId="23C5FA52" w14:textId="77777777" w:rsidR="008F3414" w:rsidRDefault="008F3414" w:rsidP="008F3414">
      <w:pPr>
        <w:pStyle w:val="Bibliography"/>
      </w:pPr>
      <w:r>
        <w:t>Kanwit, J. Kohl. 2007. “Tagging Results from the 2000–2004 Federal Experimental Fishery for Atlantic Halibut (</w:t>
      </w:r>
      <w:r>
        <w:rPr>
          <w:i/>
          <w:iCs/>
        </w:rPr>
        <w:t>Hippoglossus Hippoglossus</w:t>
      </w:r>
      <w:r>
        <w:t xml:space="preserve">) in the Eastern Gulf of Maine.” </w:t>
      </w:r>
      <w:r>
        <w:rPr>
          <w:i/>
          <w:iCs/>
        </w:rPr>
        <w:t>Journal of Northwest Atlantic Fishery Science</w:t>
      </w:r>
      <w:r>
        <w:t xml:space="preserve"> 38: 37–42.</w:t>
      </w:r>
    </w:p>
    <w:p w14:paraId="7D20F447" w14:textId="77777777" w:rsidR="008F3414" w:rsidRDefault="008F3414" w:rsidP="008F3414">
      <w:pPr>
        <w:pStyle w:val="Bibliography"/>
      </w:pPr>
      <w:r>
        <w:t>Kersula, M., and A. Seitz. 2019. “Diverse Migratory Behaviors of Atlantic Halibut (</w:t>
      </w:r>
      <w:r>
        <w:rPr>
          <w:i/>
          <w:iCs/>
        </w:rPr>
        <w:t>Hippoglossus Hippoglossus</w:t>
      </w:r>
      <w:r>
        <w:t xml:space="preserve">, L.) Based on the 2000–2017 Maine Halibut Tagging Program.” </w:t>
      </w:r>
      <w:r>
        <w:rPr>
          <w:i/>
          <w:iCs/>
        </w:rPr>
        <w:t>Journal of Northwest Atlantic Fishery Science</w:t>
      </w:r>
      <w:r>
        <w:t xml:space="preserve"> 50: 13–24. https://doi.org/10.2960/J.v50.m719.</w:t>
      </w:r>
    </w:p>
    <w:p w14:paraId="7448357C" w14:textId="77777777" w:rsidR="008F3414" w:rsidRPr="008F3414" w:rsidRDefault="008F3414" w:rsidP="008F3414">
      <w:pPr>
        <w:pStyle w:val="Bibliography"/>
        <w:rPr>
          <w:lang w:val="fr-FR"/>
        </w:rPr>
      </w:pPr>
      <w:r>
        <w:t xml:space="preserve">Kleisner, K. M., M. J. Fogarty, S. McGee, et al. 2016. “The Effects of Sub-Regional Climate Velocity on the Distribution and Spatial Extent of Marine Species Assemblages.” </w:t>
      </w:r>
      <w:r w:rsidRPr="008F3414">
        <w:rPr>
          <w:i/>
          <w:iCs/>
          <w:lang w:val="fr-FR"/>
        </w:rPr>
        <w:t>PLOS ONE</w:t>
      </w:r>
      <w:r w:rsidRPr="008F3414">
        <w:rPr>
          <w:lang w:val="fr-FR"/>
        </w:rPr>
        <w:t xml:space="preserve"> 11 (2): e0149220. https://doi.org/10.1371/journal.pone.0149220.</w:t>
      </w:r>
    </w:p>
    <w:p w14:paraId="1138D341" w14:textId="77777777" w:rsidR="008F3414" w:rsidRDefault="008F3414" w:rsidP="008F3414">
      <w:pPr>
        <w:pStyle w:val="Bibliography"/>
      </w:pPr>
      <w:r w:rsidRPr="008F3414">
        <w:rPr>
          <w:lang w:val="fr-FR"/>
        </w:rPr>
        <w:t xml:space="preserve">Lawlor, Jake A., Lise Comte, Gaël Grenouillet, et al. 2024. </w:t>
      </w:r>
      <w:r>
        <w:t xml:space="preserve">“Mechanisms, Detection and Impacts of Species Redistributions under Climate Change.” </w:t>
      </w:r>
      <w:r>
        <w:rPr>
          <w:i/>
          <w:iCs/>
        </w:rPr>
        <w:t>Nature Reviews Earth &amp; Environment</w:t>
      </w:r>
      <w:r>
        <w:t xml:space="preserve"> 5 (5): 351–68. https://doi.org/10.1038/s43017-024-00527-z.</w:t>
      </w:r>
    </w:p>
    <w:p w14:paraId="4C0D2C2B" w14:textId="77777777" w:rsidR="008F3414" w:rsidRDefault="008F3414" w:rsidP="008F3414">
      <w:pPr>
        <w:pStyle w:val="Bibliography"/>
      </w:pPr>
      <w:r>
        <w:t xml:space="preserve">Lenoir, Jonathan, Romain Bertrand, Lise Comte, et al. 2020. “Species Better Track Climate Warming in the Oceans than on Land.” </w:t>
      </w:r>
      <w:r>
        <w:rPr>
          <w:i/>
          <w:iCs/>
        </w:rPr>
        <w:t>Nature Ecology &amp; Evolution</w:t>
      </w:r>
      <w:r>
        <w:t xml:space="preserve"> 4 (8): 1044–59. https://doi.org/10.1038/s41559-020-1198-2.</w:t>
      </w:r>
    </w:p>
    <w:p w14:paraId="3064595F" w14:textId="77777777" w:rsidR="008F3414" w:rsidRDefault="008F3414" w:rsidP="008F3414">
      <w:pPr>
        <w:pStyle w:val="Bibliography"/>
      </w:pPr>
      <w:r>
        <w:t xml:space="preserve">Levin, Phillip S., Michael J. Fogarty, Steven A. Murawski, and David Fluharty. 2009. “Integrated Ecosystem Assessments: Developing the Scientific Basis for Ecosystem-Based Management of the Ocean.” </w:t>
      </w:r>
      <w:r>
        <w:rPr>
          <w:i/>
          <w:iCs/>
        </w:rPr>
        <w:t>PLOS Biology</w:t>
      </w:r>
      <w:r>
        <w:t xml:space="preserve"> 7 (1): e1000014. https://doi.org/10.1371/journal.pbio.1000014.</w:t>
      </w:r>
    </w:p>
    <w:p w14:paraId="14C54CA2" w14:textId="77777777" w:rsidR="008F3414" w:rsidRDefault="008F3414" w:rsidP="008F3414">
      <w:pPr>
        <w:pStyle w:val="Bibliography"/>
      </w:pPr>
      <w:r>
        <w:t xml:space="preserve">Lindegren, Martin, Magnús Thorlacius, James T Thorson, et al. 2025. “Population Structure of Greenland Halibut across the North Atlantic Inferred from Large-Scale Monitoring and Spatial Modelling.” </w:t>
      </w:r>
      <w:r>
        <w:rPr>
          <w:i/>
          <w:iCs/>
        </w:rPr>
        <w:t>ICES Journal of Marine Science</w:t>
      </w:r>
      <w:r>
        <w:t xml:space="preserve"> 82 (5): fsaf068. https://doi.org/10.1093/icesjms/fsaf068.</w:t>
      </w:r>
    </w:p>
    <w:p w14:paraId="7019A263" w14:textId="77777777" w:rsidR="008F3414" w:rsidRDefault="008F3414" w:rsidP="008F3414">
      <w:pPr>
        <w:pStyle w:val="Bibliography"/>
      </w:pPr>
      <w:r>
        <w:t xml:space="preserve">Link, J. S., M. A. Karp, P. Lynch, W. E. Morrison, and J. Peterson. 2021. “Proposed Business Rules to Incorporate Climate-Induced Changes in Fisheries Management.” </w:t>
      </w:r>
      <w:r>
        <w:rPr>
          <w:i/>
          <w:iCs/>
        </w:rPr>
        <w:t>ICES Journal of Marine Science</w:t>
      </w:r>
      <w:r>
        <w:t xml:space="preserve"> 78 (10): 3562–80.</w:t>
      </w:r>
    </w:p>
    <w:p w14:paraId="2277B15E" w14:textId="77777777" w:rsidR="008F3414" w:rsidRPr="008F3414" w:rsidRDefault="008F3414" w:rsidP="008F3414">
      <w:pPr>
        <w:pStyle w:val="Bibliography"/>
        <w:rPr>
          <w:lang w:val="fr-FR"/>
        </w:rPr>
      </w:pPr>
      <w:r>
        <w:t xml:space="preserve">Liu, Chang, Crista Bank, Michael Kersula, et al. 2019. “Movements of Atlantic Halibut in the Gulf of Maine Based on Geolocation.” </w:t>
      </w:r>
      <w:r w:rsidRPr="008F3414">
        <w:rPr>
          <w:i/>
          <w:iCs/>
          <w:lang w:val="fr-FR"/>
        </w:rPr>
        <w:t>ICES Journal of Marine Science</w:t>
      </w:r>
      <w:r w:rsidRPr="008F3414">
        <w:rPr>
          <w:lang w:val="fr-FR"/>
        </w:rPr>
        <w:t xml:space="preserve"> 76 (7): 2020–32.</w:t>
      </w:r>
    </w:p>
    <w:p w14:paraId="64DC314C" w14:textId="77777777" w:rsidR="008F3414" w:rsidRDefault="008F3414" w:rsidP="008F3414">
      <w:pPr>
        <w:pStyle w:val="Bibliography"/>
      </w:pPr>
      <w:r w:rsidRPr="008F3414">
        <w:rPr>
          <w:lang w:val="fr-FR"/>
        </w:rPr>
        <w:t xml:space="preserve">Maureaud, A. A., R. Frelat, L. Pecuchet, et al. 2021. </w:t>
      </w:r>
      <w:r>
        <w:t xml:space="preserve">“Are We Ready to Track Climate-Driven Shifts in Marine Species across International Boundaries? - A Global Survey of Scientific Bottom Trawl Data.” </w:t>
      </w:r>
      <w:r>
        <w:rPr>
          <w:i/>
          <w:iCs/>
        </w:rPr>
        <w:t>Global Change Biology</w:t>
      </w:r>
      <w:r>
        <w:t xml:space="preserve"> 27 (2): 220–36; https://doi.org/10.1111/GCB.15404. https://doi.org/10.1111/gcb.15404.</w:t>
      </w:r>
    </w:p>
    <w:p w14:paraId="6E5C1BC1" w14:textId="77777777" w:rsidR="008F3414" w:rsidRDefault="008F3414" w:rsidP="008F3414">
      <w:pPr>
        <w:pStyle w:val="Bibliography"/>
      </w:pPr>
      <w:r w:rsidRPr="008F3414">
        <w:rPr>
          <w:lang w:val="fr-FR"/>
        </w:rPr>
        <w:lastRenderedPageBreak/>
        <w:t xml:space="preserve">Maureaud, Aurore A., Juliano Palacios-Abrantes, Zoë Kitchel, et al. 2024. </w:t>
      </w:r>
      <w:r>
        <w:t xml:space="preserve">“FISHGLOB_data: An Integrated Dataset of Fish Biodiversity Sampled with Scientific Bottom-Trawl Surveys.” </w:t>
      </w:r>
      <w:r>
        <w:rPr>
          <w:i/>
          <w:iCs/>
        </w:rPr>
        <w:t>Scientific Data</w:t>
      </w:r>
      <w:r>
        <w:t xml:space="preserve"> 11 (1): 24.</w:t>
      </w:r>
    </w:p>
    <w:p w14:paraId="5EA1B193" w14:textId="77777777" w:rsidR="008F3414" w:rsidRDefault="008F3414" w:rsidP="008F3414">
      <w:pPr>
        <w:pStyle w:val="Bibliography"/>
      </w:pPr>
      <w:r>
        <w:t xml:space="preserve">McDonald, Raphaël R, David M Keith, Jessica A Sameoto, Jeffrey A Hutchings, and Joanna M Flemming. 2021. “Explicit Incorporation of Spatial Variability in a Biomass Dynamics Assessment Model.” </w:t>
      </w:r>
      <w:r>
        <w:rPr>
          <w:i/>
          <w:iCs/>
        </w:rPr>
        <w:t>ICES Journal of Marine Science</w:t>
      </w:r>
      <w:r>
        <w:t xml:space="preserve"> 78 (9): 3265–80. https://doi.org/10.1093/icesjms/fsab192.</w:t>
      </w:r>
    </w:p>
    <w:p w14:paraId="7C2634FB" w14:textId="77777777" w:rsidR="008F3414" w:rsidRDefault="008F3414" w:rsidP="008F3414">
      <w:pPr>
        <w:pStyle w:val="Bibliography"/>
      </w:pPr>
      <w:r>
        <w:t xml:space="preserve">Mills, Katherine E, Adam Kemberling, Lisa A Kerr, et al. 2024. “Multispecies Population-Scale Emergence of Climate Change Signals in an Ocean Warming Hotspot.” </w:t>
      </w:r>
      <w:r>
        <w:rPr>
          <w:i/>
          <w:iCs/>
        </w:rPr>
        <w:t>ICES Journal of Marine Science</w:t>
      </w:r>
      <w:r>
        <w:t xml:space="preserve"> 81 (2): 375–89. https://doi.org/10.1093/icesjms/fsad208.</w:t>
      </w:r>
    </w:p>
    <w:p w14:paraId="60CB868E" w14:textId="77777777" w:rsidR="008F3414" w:rsidRDefault="008F3414" w:rsidP="008F3414">
      <w:pPr>
        <w:pStyle w:val="Bibliography"/>
      </w:pPr>
      <w:r>
        <w:t xml:space="preserve">Morley, James W., Rebecca L. Selden, Robert J. Latour, Thomas L. Frölicher, Richard J. Seagraves, and Malin L. Pinsky. 2018. “Projecting Shifts in Thermal Habitat for 686 Species on the North American Continental Shelf.” </w:t>
      </w:r>
      <w:r>
        <w:rPr>
          <w:i/>
          <w:iCs/>
        </w:rPr>
        <w:t>PLOS ONE</w:t>
      </w:r>
      <w:r>
        <w:t xml:space="preserve"> 13 (5): e0196127. https://doi.org/10.1371/journal.pone.0196127.</w:t>
      </w:r>
    </w:p>
    <w:p w14:paraId="7AF5DBB6" w14:textId="77777777" w:rsidR="008F3414" w:rsidRDefault="008F3414" w:rsidP="008F3414">
      <w:pPr>
        <w:pStyle w:val="Bibliography"/>
      </w:pPr>
      <w:r>
        <w:t xml:space="preserve">NOAA.NEFSC,. 2024. </w:t>
      </w:r>
      <w:r>
        <w:rPr>
          <w:i/>
          <w:iCs/>
        </w:rPr>
        <w:t>Atlantic Halibut: 2024 Management Track Assessment Report.</w:t>
      </w:r>
      <w:r>
        <w:t xml:space="preserve"> Stock SMART data records. U.S. Department of Commerce, NOAA, NMFS, Northeast Fisheries Science Center. http://apps-st.fisheries.noaa.gov/stocksmart.</w:t>
      </w:r>
    </w:p>
    <w:p w14:paraId="44FAC50F" w14:textId="77777777" w:rsidR="008F3414" w:rsidRPr="008F3414" w:rsidRDefault="008F3414" w:rsidP="008F3414">
      <w:pPr>
        <w:pStyle w:val="Bibliography"/>
        <w:rPr>
          <w:lang w:val="fr-FR"/>
        </w:rPr>
      </w:pPr>
      <w:r>
        <w:t xml:space="preserve">O’Leary, Cecilia A, Lukas B DeFilippo, James T Thorson, et al. 2022. “Understanding Transboundary Stocks’ Availability by Combining Multiple Fisheries-Independent Surveys and Oceanographic Conditions in Spatiotemporal Models.” </w:t>
      </w:r>
      <w:r w:rsidRPr="008F3414">
        <w:rPr>
          <w:i/>
          <w:iCs/>
          <w:lang w:val="fr-FR"/>
        </w:rPr>
        <w:t>ICES Journal of Marine Science</w:t>
      </w:r>
      <w:r w:rsidRPr="008F3414">
        <w:rPr>
          <w:lang w:val="fr-FR"/>
        </w:rPr>
        <w:t xml:space="preserve"> 79 (4): 1063–74. https://doi.org/10.1093/icesjms/fsac046.</w:t>
      </w:r>
    </w:p>
    <w:p w14:paraId="6366B8AC" w14:textId="77777777" w:rsidR="008F3414" w:rsidRDefault="008F3414" w:rsidP="008F3414">
      <w:pPr>
        <w:pStyle w:val="Bibliography"/>
      </w:pPr>
      <w:r w:rsidRPr="008F3414">
        <w:rPr>
          <w:lang w:val="fr-FR"/>
        </w:rPr>
        <w:t xml:space="preserve">Palacios-Abrantes, J., T. L. Frolicher, G. Reygondeau, et al. 2022. </w:t>
      </w:r>
      <w:r>
        <w:t xml:space="preserve">“Timing and Magnitude of Climate-Driven Range Shifts in Transboundary Fish Stocks Challenge Their Management.” </w:t>
      </w:r>
      <w:r>
        <w:rPr>
          <w:i/>
          <w:iCs/>
        </w:rPr>
        <w:t>Glob Chang Biol</w:t>
      </w:r>
      <w:r>
        <w:t xml:space="preserve"> 28 (7): 2312–26. https://doi.org/10.1111/gcb.16058.</w:t>
      </w:r>
    </w:p>
    <w:p w14:paraId="76C791B9" w14:textId="77777777" w:rsidR="008F3414" w:rsidRDefault="008F3414" w:rsidP="008F3414">
      <w:pPr>
        <w:pStyle w:val="Bibliography"/>
      </w:pPr>
      <w:r>
        <w:t xml:space="preserve">Palacios-Abrantes, J., G. Reygondeau, C. C. C. Wabnitz, and W. W. L. Cheung. 2020. “The Transboundary Nature of the World’s Exploited Marine Species.” </w:t>
      </w:r>
      <w:r>
        <w:rPr>
          <w:i/>
          <w:iCs/>
        </w:rPr>
        <w:t>Sci Rep</w:t>
      </w:r>
      <w:r>
        <w:t xml:space="preserve"> 10 (1): 17668. https://doi.org/10.1038/s41598-020-74644-2.</w:t>
      </w:r>
    </w:p>
    <w:p w14:paraId="612E4DFB" w14:textId="77777777" w:rsidR="008F3414" w:rsidRDefault="008F3414" w:rsidP="008F3414">
      <w:pPr>
        <w:pStyle w:val="Bibliography"/>
      </w:pPr>
      <w:r>
        <w:t xml:space="preserve">Palacios-Abrantes, Juliano, U. Rashid Sumaila, and William W. L. Cheung. 2020. “Challenges to Transboundary Fisheries Management in North America under Climate Change.” </w:t>
      </w:r>
      <w:r>
        <w:rPr>
          <w:i/>
          <w:iCs/>
        </w:rPr>
        <w:t>Ecology and Society</w:t>
      </w:r>
      <w:r>
        <w:t xml:space="preserve"> 25 (4). https://doi.org/10.5751/ES-11743-250441.</w:t>
      </w:r>
    </w:p>
    <w:p w14:paraId="4872860D" w14:textId="77777777" w:rsidR="008F3414" w:rsidRDefault="008F3414" w:rsidP="008F3414">
      <w:pPr>
        <w:pStyle w:val="Bibliography"/>
      </w:pPr>
      <w:r>
        <w:t xml:space="preserve">Parmesan, Camille. 2006. “Ecological and Evolutionary Responses to Recent Climate Change.” </w:t>
      </w:r>
      <w:r>
        <w:rPr>
          <w:i/>
          <w:iCs/>
        </w:rPr>
        <w:t>Annual Review of Ecology, Evolution, and Systematics</w:t>
      </w:r>
      <w:r>
        <w:t xml:space="preserve"> 37 (Volume 37, 2006): 637–69. https://doi.org/10.1146/annurev.ecolsys.37.091305.110100.</w:t>
      </w:r>
    </w:p>
    <w:p w14:paraId="6C8D81D4" w14:textId="77777777" w:rsidR="008F3414" w:rsidRDefault="008F3414" w:rsidP="008F3414">
      <w:pPr>
        <w:pStyle w:val="Bibliography"/>
      </w:pPr>
      <w:r>
        <w:t xml:space="preserve">Pecl, Gretta T., Miguel B. Araújo, Johann D. Bell, et al. 2017. “Biodiversity Redistribution under Climate Change: Impacts on Ecosystems and Human Well-Being.” </w:t>
      </w:r>
      <w:r>
        <w:rPr>
          <w:i/>
          <w:iCs/>
        </w:rPr>
        <w:t>Science</w:t>
      </w:r>
      <w:r>
        <w:t xml:space="preserve"> 355 (6332): eaai9214.</w:t>
      </w:r>
    </w:p>
    <w:p w14:paraId="0BBA8B71" w14:textId="77777777" w:rsidR="008F3414" w:rsidRDefault="008F3414" w:rsidP="008F3414">
      <w:pPr>
        <w:pStyle w:val="Bibliography"/>
      </w:pPr>
      <w:r>
        <w:t xml:space="preserve">Pershing, Andrew J., Michael A. Alexander, Christina M. Hernandez, et al. 2015. “Slow Adaptation in the Face of Rapid Warming Leads to Collapse of the Gulf of Maine Cod Fishery.” </w:t>
      </w:r>
      <w:r>
        <w:rPr>
          <w:i/>
          <w:iCs/>
        </w:rPr>
        <w:t>Science</w:t>
      </w:r>
      <w:r>
        <w:t xml:space="preserve"> 350 (6262): 809–12. https://doi.org/10.1126/science.aac9819.</w:t>
      </w:r>
    </w:p>
    <w:p w14:paraId="0E843769" w14:textId="77777777" w:rsidR="008F3414" w:rsidRDefault="008F3414" w:rsidP="008F3414">
      <w:pPr>
        <w:pStyle w:val="Bibliography"/>
      </w:pPr>
      <w:r>
        <w:lastRenderedPageBreak/>
        <w:t xml:space="preserve">Pinsky, M. L., G. Reygondeau, R. Caddell, J. Palacios-Abrantes, J. Spijkers, and W. W. L. Cheung. 2018. “Preparing Ocean Governance for Species on the Move.” </w:t>
      </w:r>
      <w:r>
        <w:rPr>
          <w:i/>
          <w:iCs/>
        </w:rPr>
        <w:t>Science</w:t>
      </w:r>
      <w:r>
        <w:t xml:space="preserve"> 360 (6394): 1189–91. https://doi.org/10.1126/science.aat2360.</w:t>
      </w:r>
    </w:p>
    <w:p w14:paraId="014E63F5" w14:textId="77777777" w:rsidR="008F3414" w:rsidRDefault="008F3414" w:rsidP="008F3414">
      <w:pPr>
        <w:pStyle w:val="Bibliography"/>
      </w:pPr>
      <w:r>
        <w:t xml:space="preserve">Pinsky, M. L., L. A. Rogers, J. W. Morley, and T. L. Frölicher. 2020. “Ocean Planning for Species on the Move Provides Substantial Benefits and Requires Few Trade-Offs.” </w:t>
      </w:r>
      <w:r>
        <w:rPr>
          <w:i/>
          <w:iCs/>
        </w:rPr>
        <w:t>Science Advances</w:t>
      </w:r>
      <w:r>
        <w:t xml:space="preserve"> 6 (50): eabb8428. https://doi.org/10.1126/sciadv.abb8428.</w:t>
      </w:r>
    </w:p>
    <w:p w14:paraId="375D52F2" w14:textId="77777777" w:rsidR="008F3414" w:rsidRDefault="008F3414" w:rsidP="008F3414">
      <w:pPr>
        <w:pStyle w:val="Bibliography"/>
      </w:pPr>
      <w:r>
        <w:t xml:space="preserve">Pinsky, Malin L., Rebecca L. Selden, and Zoë J. Kitchel. 2020. “Climate-Driven Shifts in Marine Species Ranges: Scaling from Organisms to Communities.” </w:t>
      </w:r>
      <w:r>
        <w:rPr>
          <w:i/>
          <w:iCs/>
        </w:rPr>
        <w:t>Annual Review of Marine Science</w:t>
      </w:r>
      <w:r>
        <w:t xml:space="preserve"> 12 (Volume 12, 2020): 153–79. https://doi.org/10.1146/annurev-marine-010419-010916.</w:t>
      </w:r>
    </w:p>
    <w:p w14:paraId="1243D673" w14:textId="77777777" w:rsidR="008F3414" w:rsidRDefault="008F3414" w:rsidP="008F3414">
      <w:pPr>
        <w:pStyle w:val="Bibliography"/>
      </w:pPr>
      <w:r>
        <w:t xml:space="preserve">Poloczanska, Elvira S., Christopher J. Brown, William J. Sydeman, et al. 2013. “Global Imprint of Climate Change on Marine Life.” </w:t>
      </w:r>
      <w:r>
        <w:rPr>
          <w:i/>
          <w:iCs/>
        </w:rPr>
        <w:t>Nature Climate Change</w:t>
      </w:r>
      <w:r>
        <w:t xml:space="preserve"> 3 (10): 919–25. https://doi.org/10.1038/nclimate1958.</w:t>
      </w:r>
    </w:p>
    <w:p w14:paraId="4F86B21F" w14:textId="77777777" w:rsidR="008F3414" w:rsidRDefault="008F3414" w:rsidP="008F3414">
      <w:pPr>
        <w:pStyle w:val="Bibliography"/>
      </w:pPr>
      <w:r>
        <w:t xml:space="preserve">Ransier, Krista T., Paul Gatti, Arnault Le Bris, et al. 2024. “Electronic Tags Reveal High Migratory Diversity within the Largest Atlantic Halibut (Hippoglossus Hippoglossus) Stock.” </w:t>
      </w:r>
      <w:r>
        <w:rPr>
          <w:i/>
          <w:iCs/>
        </w:rPr>
        <w:t>Canadian Journal of Fisheries and Aquatic Sciences</w:t>
      </w:r>
      <w:r>
        <w:t xml:space="preserve"> 81 (7): 828–46. https://doi.org/10.1139/cjfas-2023-0282.</w:t>
      </w:r>
    </w:p>
    <w:p w14:paraId="7D6C3FE0" w14:textId="77777777" w:rsidR="008F3414" w:rsidRDefault="008F3414" w:rsidP="008F3414">
      <w:pPr>
        <w:pStyle w:val="Bibliography"/>
      </w:pPr>
      <w:r>
        <w:t xml:space="preserve">Seitz, A C, M D Evans, M B Courtney, and J K Kanwit. 2016. “Continental Shelf Residency by Adult Atlantic Halibut Electronic Tagged in the Gulf of Maine.” </w:t>
      </w:r>
      <w:r>
        <w:rPr>
          <w:i/>
          <w:iCs/>
        </w:rPr>
        <w:t>Journal of Northwest Atlantic Fishery Science</w:t>
      </w:r>
      <w:r>
        <w:t xml:space="preserve"> 48 (November): 33–40. https://doi.org/10.2960/J.v48.m713.</w:t>
      </w:r>
    </w:p>
    <w:p w14:paraId="3CDB74CD" w14:textId="77777777" w:rsidR="008F3414" w:rsidRDefault="008F3414" w:rsidP="008F3414">
      <w:pPr>
        <w:pStyle w:val="Bibliography"/>
      </w:pPr>
      <w:r>
        <w:t xml:space="preserve">Shackell, N. L., K. T. Frank, J. A. Nye, and C. E. den Heyer. 2016. “A Transboundary Dilemma: Dichotomous Designations of Atlantic Halibut Status in the Northwest Atlantic.” </w:t>
      </w:r>
      <w:r>
        <w:rPr>
          <w:i/>
          <w:iCs/>
        </w:rPr>
        <w:t>ICES Journal of Marine Science</w:t>
      </w:r>
      <w:r>
        <w:t xml:space="preserve"> 73 (7): 1798–805. https://doi.org/10.1093/icesjms/fsw042.</w:t>
      </w:r>
    </w:p>
    <w:p w14:paraId="4A1CC333" w14:textId="77777777" w:rsidR="008F3414" w:rsidRDefault="008F3414" w:rsidP="008F3414">
      <w:pPr>
        <w:pStyle w:val="Bibliography"/>
      </w:pPr>
      <w:r>
        <w:t xml:space="preserve">Shackell, Nancy L., Jonathan A. D. Fisher, Cornelia E. Den Heyer, et al. 2022. “Spatial Ecology of Atlantic Halibut across the Northwest Atlantic: A Recovering Species in an Era of Climate Change.” </w:t>
      </w:r>
      <w:r>
        <w:rPr>
          <w:i/>
          <w:iCs/>
        </w:rPr>
        <w:t>Reviews in Fisheries Science &amp; Aquaculture</w:t>
      </w:r>
      <w:r>
        <w:t xml:space="preserve"> 30 (3): 281–305. https://doi.org/10.1080/23308249.2021.1948502.</w:t>
      </w:r>
    </w:p>
    <w:p w14:paraId="4C79567D" w14:textId="77777777" w:rsidR="008F3414" w:rsidRDefault="008F3414" w:rsidP="008F3414">
      <w:pPr>
        <w:pStyle w:val="Bibliography"/>
      </w:pPr>
      <w:r>
        <w:t xml:space="preserve">Sumaila, U. Rashid, Juliano Palacios-Abrantes, and William W. L. Cheung. 2020. “Climate Change, Shifting Threat Points, and the Management of Transboundary Fish Stocks.” </w:t>
      </w:r>
      <w:r>
        <w:rPr>
          <w:i/>
          <w:iCs/>
        </w:rPr>
        <w:t>Ecology and Society</w:t>
      </w:r>
      <w:r>
        <w:t xml:space="preserve"> 25 (4). https://doi.org/10.5751/ES-11660-250440.</w:t>
      </w:r>
    </w:p>
    <w:p w14:paraId="65F7E6E1" w14:textId="77777777" w:rsidR="008F3414" w:rsidRDefault="008F3414" w:rsidP="008F3414">
      <w:pPr>
        <w:pStyle w:val="Bibliography"/>
      </w:pPr>
      <w:r>
        <w:t xml:space="preserve">Sunday, Jennifer M., Amanda E. Bates, and Nicholas K. Dulvy. 2012. “Thermal Tolerance and the Global Redistribution of Animals.” </w:t>
      </w:r>
      <w:r>
        <w:rPr>
          <w:i/>
          <w:iCs/>
        </w:rPr>
        <w:t>Nature Climate Change</w:t>
      </w:r>
      <w:r>
        <w:t xml:space="preserve"> 2 (9): 686–90. https://doi.org/10.1038/nclimate1539.</w:t>
      </w:r>
    </w:p>
    <w:p w14:paraId="72612E09" w14:textId="77777777" w:rsidR="008F3414" w:rsidRDefault="008F3414" w:rsidP="008F3414">
      <w:pPr>
        <w:pStyle w:val="Bibliography"/>
      </w:pPr>
      <w:r>
        <w:t xml:space="preserve">Taheri, Shirin, Babak Naimi, Carsten Rahbek, and Miguel B. Araújo. 2021. “Improvements in Reports of Species Redistribution under Climate Change Are Required.” </w:t>
      </w:r>
      <w:r>
        <w:rPr>
          <w:i/>
          <w:iCs/>
        </w:rPr>
        <w:t>Science Advances</w:t>
      </w:r>
      <w:r>
        <w:t xml:space="preserve"> 7 (15): eabe1110. https://doi.org/10.1126/sciadv.abe1110.</w:t>
      </w:r>
    </w:p>
    <w:p w14:paraId="1530097B" w14:textId="77777777" w:rsidR="008F3414" w:rsidRDefault="008F3414" w:rsidP="008F3414">
      <w:pPr>
        <w:pStyle w:val="Bibliography"/>
      </w:pPr>
      <w:r>
        <w:t xml:space="preserve">Thorson, James T. 2019. “Guidance for Decisions Using the Vector Autoregressive Spatio-Temporal (VAST) Package in Stock, Ecosystem, Habitat and Climate Assessments.” </w:t>
      </w:r>
      <w:r>
        <w:rPr>
          <w:i/>
          <w:iCs/>
        </w:rPr>
        <w:t>Fisheries Research</w:t>
      </w:r>
      <w:r>
        <w:t xml:space="preserve"> 210: 143–61.</w:t>
      </w:r>
    </w:p>
    <w:p w14:paraId="6EE8710C" w14:textId="77777777" w:rsidR="008F3414" w:rsidRDefault="008F3414" w:rsidP="008F3414">
      <w:pPr>
        <w:pStyle w:val="Bibliography"/>
      </w:pPr>
      <w:r>
        <w:lastRenderedPageBreak/>
        <w:t xml:space="preserve">Trzcinski, M. Kurtis, and W. Don Bowen. 2016. “The Recovery of Atlantic Halibut: A Large, Long-Lived, and Exploited Marine Predator.” </w:t>
      </w:r>
      <w:r>
        <w:rPr>
          <w:i/>
          <w:iCs/>
        </w:rPr>
        <w:t>ICES Journal of Marine Science</w:t>
      </w:r>
      <w:r>
        <w:t xml:space="preserve"> 73 (4): 1104–14.</w:t>
      </w:r>
    </w:p>
    <w:p w14:paraId="6645D07E" w14:textId="77777777" w:rsidR="008F3414" w:rsidRDefault="008F3414" w:rsidP="008F3414">
      <w:pPr>
        <w:pStyle w:val="Bibliography"/>
      </w:pPr>
      <w:r>
        <w:t xml:space="preserve">Vogel, Jacqueline M., Catherine Longo, Jessica Spijkers, et al. 2023. “Drivers of Conflict and Resilience in Shifting Transboundary Fisheries.” </w:t>
      </w:r>
      <w:r>
        <w:rPr>
          <w:i/>
          <w:iCs/>
        </w:rPr>
        <w:t>Marine Policy</w:t>
      </w:r>
      <w:r>
        <w:t xml:space="preserve"> 155: 105740. https://www.sciencedirect.com/science/article/pii/S0308597X23002737.</w:t>
      </w:r>
    </w:p>
    <w:p w14:paraId="1F5C6AC9" w14:textId="77777777" w:rsidR="008F3414" w:rsidRDefault="008F3414" w:rsidP="008F3414">
      <w:pPr>
        <w:pStyle w:val="Bibliography"/>
      </w:pPr>
      <w:r>
        <w:t xml:space="preserve">Wang, Wenjie, and Jun Yan. 2021. “Shape-Restricted Regression Splines with R Package Splines2.” </w:t>
      </w:r>
      <w:r>
        <w:rPr>
          <w:i/>
          <w:iCs/>
        </w:rPr>
        <w:t>Journal of Data Science</w:t>
      </w:r>
      <w:r>
        <w:t xml:space="preserve"> 19 (3): 498–517. https://doi.org/10.6339/21-JDS1020.</w:t>
      </w:r>
    </w:p>
    <w:p w14:paraId="377961E9" w14:textId="77777777" w:rsidR="008F3414" w:rsidRDefault="008F3414" w:rsidP="008F3414">
      <w:pPr>
        <w:pStyle w:val="Bibliography"/>
      </w:pPr>
      <w:r>
        <w:t xml:space="preserve">Wang, Zeilang, Y. Lu, B.J.W. Greenan, D Brickman, and B. DeTracey. 2018. “BNAM: An Eddyresolving North Atlantic Ocean Model to Support Ocean Monitoring.” </w:t>
      </w:r>
      <w:r>
        <w:rPr>
          <w:i/>
          <w:iCs/>
        </w:rPr>
        <w:t>Can. Tech. Rep. Hydrogr. Ocean. Sci.</w:t>
      </w:r>
      <w:r>
        <w:t xml:space="preserve"> 327: vii + 18p.</w:t>
      </w:r>
    </w:p>
    <w:p w14:paraId="46ADE6A9" w14:textId="77777777" w:rsidR="008F3414" w:rsidRDefault="008F3414" w:rsidP="008F3414">
      <w:pPr>
        <w:pStyle w:val="Bibliography"/>
      </w:pPr>
      <w:r>
        <w:t xml:space="preserve">Webster, Raymond A., Eric Soderlund, Claude L. Dykstra, and Ian J. Stewart. 2020. “Monitoring Change in a Dynamic Environment: Spatio-Temporal Modelling of Calibrated Data from Different Types of Fisheries Surveys of Pacific Halibut.” </w:t>
      </w:r>
      <w:r>
        <w:rPr>
          <w:i/>
          <w:iCs/>
        </w:rPr>
        <w:t>Canadian Journal of Fisheries and Aquatic Sciences</w:t>
      </w:r>
      <w:r>
        <w:t>, no. ja.</w:t>
      </w:r>
    </w:p>
    <w:p w14:paraId="1876B205" w14:textId="77777777" w:rsidR="008F3414" w:rsidRDefault="008F3414" w:rsidP="008F3414">
      <w:pPr>
        <w:pStyle w:val="Bibliography"/>
      </w:pPr>
      <w:r>
        <w:t xml:space="preserve">Woods, P. J., J. I. Macdonald, H. Bárðarson, et al. 2021. “A Review of Adaptation Options in Fisheries Management to Support Resilience and Transition under Socio-Ecological Change.” </w:t>
      </w:r>
      <w:r>
        <w:rPr>
          <w:i/>
          <w:iCs/>
        </w:rPr>
        <w:t>ICES Journal of Marine Science</w:t>
      </w:r>
      <w:r>
        <w:t xml:space="preserve"> 79 (2): 463–79. https://doi.org/10.1093/icesjms/fsab146.</w:t>
      </w:r>
    </w:p>
    <w:p w14:paraId="1C982E61" w14:textId="77777777" w:rsidR="008F3414" w:rsidRDefault="008F3414" w:rsidP="008F3414">
      <w:pPr>
        <w:pStyle w:val="Bibliography"/>
      </w:pPr>
      <w:r>
        <w:t xml:space="preserve">Yan, Yachen. 2024. </w:t>
      </w:r>
      <w:r>
        <w:rPr>
          <w:i/>
          <w:iCs/>
        </w:rPr>
        <w:t>Yanyachen/MLmetrics</w:t>
      </w:r>
      <w:r>
        <w:t>. R. Released October 20. https://github.com/yanyachen/MLmetrics.</w:t>
      </w:r>
    </w:p>
    <w:p w14:paraId="0E8A2398" w14:textId="1F8F3AD6" w:rsidR="00B75C33" w:rsidRPr="00B75C33" w:rsidRDefault="006C114E" w:rsidP="00B75C33">
      <w:pPr>
        <w:pStyle w:val="Heading2"/>
      </w:pPr>
      <w:r w:rsidRPr="005B1DCF">
        <w:lastRenderedPageBreak/>
        <w:fldChar w:fldCharType="end"/>
      </w:r>
      <w:r w:rsidR="00B75C33" w:rsidRPr="00B75C33">
        <w:t xml:space="preserve"> </w:t>
      </w:r>
      <w:r w:rsidR="00B75C33" w:rsidRPr="005B1DCF">
        <w:t xml:space="preserve">Table 1: </w:t>
      </w:r>
      <w:r w:rsidR="00B75C33" w:rsidRPr="006C114E">
        <w:rPr>
          <w:b/>
          <w:sz w:val="24"/>
          <w:szCs w:val="24"/>
        </w:rPr>
        <w:t>Model fit and predictive performance for four alternative species distribution models</w:t>
      </w:r>
      <w:r w:rsidR="00B75C33">
        <w:rPr>
          <w:rStyle w:val="FootnoteReference"/>
          <w:b/>
          <w:sz w:val="24"/>
          <w:szCs w:val="24"/>
        </w:rPr>
        <w:footnoteReference w:id="2"/>
      </w:r>
      <w:r w:rsidR="00B75C33" w:rsidRPr="006C114E">
        <w:rPr>
          <w:sz w:val="24"/>
          <w:szCs w:val="24"/>
        </w:rPr>
        <w:t xml:space="preserve">.  </w:t>
      </w:r>
    </w:p>
    <w:tbl>
      <w:tblPr>
        <w:tblW w:w="9960" w:type="dxa"/>
        <w:tblBorders>
          <w:top w:val="nil"/>
          <w:left w:val="nil"/>
          <w:bottom w:val="nil"/>
          <w:right w:val="nil"/>
          <w:insideH w:val="nil"/>
          <w:insideV w:val="nil"/>
        </w:tblBorders>
        <w:tblLayout w:type="fixed"/>
        <w:tblLook w:val="0600" w:firstRow="0" w:lastRow="0" w:firstColumn="0" w:lastColumn="0" w:noHBand="1" w:noVBand="1"/>
      </w:tblPr>
      <w:tblGrid>
        <w:gridCol w:w="2605"/>
        <w:gridCol w:w="1369"/>
        <w:gridCol w:w="1303"/>
        <w:gridCol w:w="1154"/>
        <w:gridCol w:w="1138"/>
        <w:gridCol w:w="1220"/>
        <w:gridCol w:w="1171"/>
      </w:tblGrid>
      <w:tr w:rsidR="00B75C33" w:rsidRPr="006C114E" w14:paraId="731EC666" w14:textId="77777777" w:rsidTr="00397110">
        <w:trPr>
          <w:trHeight w:val="626"/>
          <w:tblHeader/>
        </w:trPr>
        <w:tc>
          <w:tcPr>
            <w:tcW w:w="2605"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648447B9" w14:textId="77777777" w:rsidR="00B75C33" w:rsidRPr="006C114E" w:rsidRDefault="00B75C33" w:rsidP="00397110">
            <w:pPr>
              <w:spacing w:before="240" w:line="480" w:lineRule="auto"/>
              <w:ind w:right="-720"/>
              <w:rPr>
                <w:rFonts w:ascii="Times New Roman" w:eastAsia="Times New Roman" w:hAnsi="Times New Roman" w:cs="Times New Roman"/>
                <w:b/>
                <w:sz w:val="24"/>
                <w:szCs w:val="24"/>
              </w:rPr>
            </w:pPr>
            <w:bookmarkStart w:id="188" w:name="_eyo4x5376a32" w:colFirst="0" w:colLast="0"/>
            <w:bookmarkEnd w:id="188"/>
            <w:r w:rsidRPr="006C114E">
              <w:rPr>
                <w:rFonts w:ascii="Times New Roman" w:eastAsia="Times New Roman" w:hAnsi="Times New Roman" w:cs="Times New Roman"/>
                <w:b/>
                <w:sz w:val="24"/>
                <w:szCs w:val="24"/>
              </w:rPr>
              <w:t>Model</w:t>
            </w:r>
          </w:p>
        </w:tc>
        <w:tc>
          <w:tcPr>
            <w:tcW w:w="1369"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41C06550" w14:textId="77777777" w:rsidR="00B75C33" w:rsidRPr="006C114E" w:rsidRDefault="00B75C33" w:rsidP="00397110">
            <w:pPr>
              <w:spacing w:before="240" w:line="480" w:lineRule="auto"/>
              <w:jc w:val="center"/>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Marginal AIC</w:t>
            </w:r>
          </w:p>
        </w:tc>
        <w:tc>
          <w:tcPr>
            <w:tcW w:w="1303"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0CFB977D" w14:textId="77777777" w:rsidR="00B75C33" w:rsidRPr="006C114E" w:rsidRDefault="00B75C33" w:rsidP="00397110">
            <w:pPr>
              <w:spacing w:before="240" w:line="480" w:lineRule="auto"/>
              <w:jc w:val="center"/>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Delta AIC</w:t>
            </w:r>
          </w:p>
        </w:tc>
        <w:tc>
          <w:tcPr>
            <w:tcW w:w="1154"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2AEF5FB1" w14:textId="77777777" w:rsidR="00B75C33" w:rsidRPr="006C114E" w:rsidRDefault="00B75C33" w:rsidP="00397110">
            <w:pPr>
              <w:spacing w:before="240" w:line="480" w:lineRule="auto"/>
              <w:jc w:val="center"/>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AUC</w:t>
            </w:r>
          </w:p>
        </w:tc>
        <w:tc>
          <w:tcPr>
            <w:tcW w:w="1138"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3C36D581" w14:textId="77777777" w:rsidR="00B75C33" w:rsidRPr="006C114E" w:rsidRDefault="00B75C33" w:rsidP="00397110">
            <w:pPr>
              <w:spacing w:before="240" w:line="480" w:lineRule="auto"/>
              <w:jc w:val="center"/>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RMSE</w:t>
            </w:r>
          </w:p>
        </w:tc>
        <w:tc>
          <w:tcPr>
            <w:tcW w:w="1220"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1EA9854A" w14:textId="77777777" w:rsidR="00B75C33" w:rsidRPr="006C114E" w:rsidRDefault="00B75C33" w:rsidP="00397110">
            <w:pPr>
              <w:spacing w:before="240" w:line="480" w:lineRule="auto"/>
              <w:jc w:val="center"/>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MAE</w:t>
            </w:r>
          </w:p>
        </w:tc>
        <w:tc>
          <w:tcPr>
            <w:tcW w:w="1171" w:type="dxa"/>
            <w:tcBorders>
              <w:top w:val="single" w:sz="6" w:space="0" w:color="000000"/>
              <w:left w:val="nil"/>
              <w:bottom w:val="single" w:sz="6" w:space="0" w:color="000000"/>
              <w:right w:val="nil"/>
            </w:tcBorders>
            <w:shd w:val="clear" w:color="auto" w:fill="FFFFFF"/>
            <w:tcMar>
              <w:top w:w="0" w:type="dxa"/>
              <w:left w:w="100" w:type="dxa"/>
              <w:bottom w:w="0" w:type="dxa"/>
              <w:right w:w="100" w:type="dxa"/>
            </w:tcMar>
          </w:tcPr>
          <w:p w14:paraId="686B3009" w14:textId="77777777" w:rsidR="00B75C33" w:rsidRPr="006C114E" w:rsidRDefault="00B75C33" w:rsidP="00397110">
            <w:pPr>
              <w:spacing w:before="240" w:line="480" w:lineRule="auto"/>
              <w:jc w:val="center"/>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n. Fixed Effects</w:t>
            </w:r>
          </w:p>
        </w:tc>
      </w:tr>
      <w:tr w:rsidR="00B75C33" w:rsidRPr="006C114E" w14:paraId="63B19E3D" w14:textId="77777777" w:rsidTr="00397110">
        <w:trPr>
          <w:trHeight w:val="566"/>
        </w:trPr>
        <w:tc>
          <w:tcPr>
            <w:tcW w:w="2605" w:type="dxa"/>
            <w:tcBorders>
              <w:top w:val="nil"/>
              <w:left w:val="nil"/>
              <w:bottom w:val="nil"/>
              <w:right w:val="nil"/>
            </w:tcBorders>
            <w:shd w:val="clear" w:color="auto" w:fill="FFFFFF"/>
            <w:tcMar>
              <w:top w:w="0" w:type="dxa"/>
              <w:left w:w="100" w:type="dxa"/>
              <w:bottom w:w="0" w:type="dxa"/>
              <w:right w:w="100" w:type="dxa"/>
            </w:tcMar>
          </w:tcPr>
          <w:p w14:paraId="7EAE1DEE" w14:textId="77777777" w:rsidR="00B75C33" w:rsidRPr="006C114E" w:rsidRDefault="00B75C33" w:rsidP="00397110">
            <w:pPr>
              <w:spacing w:line="480" w:lineRule="auto"/>
              <w:ind w:right="-90"/>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 xml:space="preserve">Env + Spy + </w:t>
            </w:r>
            <w:proofErr w:type="spellStart"/>
            <w:r w:rsidRPr="006C114E">
              <w:rPr>
                <w:rFonts w:ascii="Times New Roman" w:eastAsia="Times New Roman" w:hAnsi="Times New Roman" w:cs="Times New Roman"/>
                <w:b/>
                <w:sz w:val="24"/>
                <w:szCs w:val="24"/>
              </w:rPr>
              <w:t>SpT</w:t>
            </w:r>
            <w:proofErr w:type="spellEnd"/>
          </w:p>
        </w:tc>
        <w:tc>
          <w:tcPr>
            <w:tcW w:w="1369" w:type="dxa"/>
            <w:tcBorders>
              <w:top w:val="nil"/>
              <w:left w:val="nil"/>
              <w:bottom w:val="nil"/>
              <w:right w:val="nil"/>
            </w:tcBorders>
            <w:shd w:val="clear" w:color="auto" w:fill="FFFFFF"/>
            <w:tcMar>
              <w:top w:w="0" w:type="dxa"/>
              <w:left w:w="100" w:type="dxa"/>
              <w:bottom w:w="0" w:type="dxa"/>
              <w:right w:w="100" w:type="dxa"/>
            </w:tcMar>
          </w:tcPr>
          <w:p w14:paraId="78BF1C6F" w14:textId="77777777" w:rsidR="00B75C33" w:rsidRPr="006C114E" w:rsidRDefault="00B75C33" w:rsidP="00397110">
            <w:pPr>
              <w:spacing w:line="480" w:lineRule="auto"/>
              <w:jc w:val="right"/>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24346.60</w:t>
            </w:r>
          </w:p>
        </w:tc>
        <w:tc>
          <w:tcPr>
            <w:tcW w:w="1303" w:type="dxa"/>
            <w:tcBorders>
              <w:top w:val="nil"/>
              <w:left w:val="nil"/>
              <w:bottom w:val="nil"/>
              <w:right w:val="nil"/>
            </w:tcBorders>
            <w:shd w:val="clear" w:color="auto" w:fill="FFFFFF"/>
            <w:tcMar>
              <w:top w:w="0" w:type="dxa"/>
              <w:left w:w="100" w:type="dxa"/>
              <w:bottom w:w="0" w:type="dxa"/>
              <w:right w:w="100" w:type="dxa"/>
            </w:tcMar>
          </w:tcPr>
          <w:p w14:paraId="56B2BA98" w14:textId="77777777" w:rsidR="00B75C33" w:rsidRPr="006C114E" w:rsidRDefault="00B75C33" w:rsidP="00397110">
            <w:pPr>
              <w:spacing w:line="480" w:lineRule="auto"/>
              <w:jc w:val="right"/>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0</w:t>
            </w:r>
          </w:p>
        </w:tc>
        <w:tc>
          <w:tcPr>
            <w:tcW w:w="1154" w:type="dxa"/>
            <w:tcBorders>
              <w:top w:val="nil"/>
              <w:left w:val="nil"/>
              <w:bottom w:val="nil"/>
              <w:right w:val="nil"/>
            </w:tcBorders>
            <w:shd w:val="clear" w:color="auto" w:fill="FFFFFF"/>
            <w:tcMar>
              <w:top w:w="0" w:type="dxa"/>
              <w:left w:w="100" w:type="dxa"/>
              <w:bottom w:w="0" w:type="dxa"/>
              <w:right w:w="100" w:type="dxa"/>
            </w:tcMar>
          </w:tcPr>
          <w:p w14:paraId="21AD4531" w14:textId="77777777" w:rsidR="00B75C33" w:rsidRPr="006C114E" w:rsidRDefault="00B75C33" w:rsidP="00397110">
            <w:pPr>
              <w:spacing w:line="480" w:lineRule="auto"/>
              <w:jc w:val="right"/>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0.88</w:t>
            </w:r>
          </w:p>
        </w:tc>
        <w:tc>
          <w:tcPr>
            <w:tcW w:w="1138" w:type="dxa"/>
            <w:tcBorders>
              <w:top w:val="nil"/>
              <w:left w:val="nil"/>
              <w:bottom w:val="nil"/>
              <w:right w:val="nil"/>
            </w:tcBorders>
            <w:shd w:val="clear" w:color="auto" w:fill="FFFFFF"/>
            <w:tcMar>
              <w:top w:w="0" w:type="dxa"/>
              <w:left w:w="100" w:type="dxa"/>
              <w:bottom w:w="0" w:type="dxa"/>
              <w:right w:w="100" w:type="dxa"/>
            </w:tcMar>
          </w:tcPr>
          <w:p w14:paraId="0F4438D4" w14:textId="77777777" w:rsidR="00B75C33" w:rsidRPr="006C114E" w:rsidRDefault="00B75C33" w:rsidP="00397110">
            <w:pPr>
              <w:spacing w:line="480" w:lineRule="auto"/>
              <w:jc w:val="right"/>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0.56</w:t>
            </w:r>
          </w:p>
        </w:tc>
        <w:tc>
          <w:tcPr>
            <w:tcW w:w="1220" w:type="dxa"/>
            <w:tcBorders>
              <w:top w:val="nil"/>
              <w:left w:val="nil"/>
              <w:bottom w:val="nil"/>
              <w:right w:val="nil"/>
            </w:tcBorders>
            <w:shd w:val="clear" w:color="auto" w:fill="FFFFFF"/>
            <w:tcMar>
              <w:top w:w="0" w:type="dxa"/>
              <w:left w:w="100" w:type="dxa"/>
              <w:bottom w:w="0" w:type="dxa"/>
              <w:right w:w="100" w:type="dxa"/>
            </w:tcMar>
          </w:tcPr>
          <w:p w14:paraId="4744D031" w14:textId="77777777" w:rsidR="00B75C33" w:rsidRPr="006C114E" w:rsidRDefault="00B75C33" w:rsidP="00397110">
            <w:pPr>
              <w:spacing w:line="480" w:lineRule="auto"/>
              <w:jc w:val="right"/>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0.15</w:t>
            </w:r>
          </w:p>
        </w:tc>
        <w:tc>
          <w:tcPr>
            <w:tcW w:w="1171" w:type="dxa"/>
            <w:tcBorders>
              <w:top w:val="nil"/>
              <w:left w:val="nil"/>
              <w:bottom w:val="nil"/>
              <w:right w:val="nil"/>
            </w:tcBorders>
            <w:shd w:val="clear" w:color="auto" w:fill="FFFFFF"/>
            <w:tcMar>
              <w:top w:w="0" w:type="dxa"/>
              <w:left w:w="100" w:type="dxa"/>
              <w:bottom w:w="0" w:type="dxa"/>
              <w:right w:w="100" w:type="dxa"/>
            </w:tcMar>
          </w:tcPr>
          <w:p w14:paraId="35F3C3F7" w14:textId="77777777" w:rsidR="00B75C33" w:rsidRPr="006C114E" w:rsidRDefault="00B75C33" w:rsidP="00397110">
            <w:pPr>
              <w:spacing w:line="480" w:lineRule="auto"/>
              <w:jc w:val="right"/>
              <w:rPr>
                <w:rFonts w:ascii="Times New Roman" w:eastAsia="Times New Roman" w:hAnsi="Times New Roman" w:cs="Times New Roman"/>
                <w:b/>
                <w:sz w:val="24"/>
                <w:szCs w:val="24"/>
              </w:rPr>
            </w:pPr>
            <w:r w:rsidRPr="006C114E">
              <w:rPr>
                <w:rFonts w:ascii="Times New Roman" w:eastAsia="Times New Roman" w:hAnsi="Times New Roman" w:cs="Times New Roman"/>
                <w:b/>
                <w:sz w:val="24"/>
                <w:szCs w:val="24"/>
              </w:rPr>
              <w:t>32</w:t>
            </w:r>
          </w:p>
        </w:tc>
      </w:tr>
      <w:tr w:rsidR="00B75C33" w:rsidRPr="006C114E" w14:paraId="2D1354B2" w14:textId="77777777" w:rsidTr="00397110">
        <w:trPr>
          <w:trHeight w:val="566"/>
        </w:trPr>
        <w:tc>
          <w:tcPr>
            <w:tcW w:w="2605" w:type="dxa"/>
            <w:tcBorders>
              <w:top w:val="nil"/>
              <w:left w:val="nil"/>
              <w:bottom w:val="nil"/>
              <w:right w:val="nil"/>
            </w:tcBorders>
            <w:shd w:val="clear" w:color="auto" w:fill="FFFFFF"/>
            <w:tcMar>
              <w:top w:w="0" w:type="dxa"/>
              <w:left w:w="100" w:type="dxa"/>
              <w:bottom w:w="0" w:type="dxa"/>
              <w:right w:w="100" w:type="dxa"/>
            </w:tcMar>
          </w:tcPr>
          <w:p w14:paraId="30107D40" w14:textId="77777777" w:rsidR="00B75C33" w:rsidRPr="006C114E" w:rsidRDefault="00B75C33" w:rsidP="00397110">
            <w:pPr>
              <w:spacing w:line="480" w:lineRule="auto"/>
              <w:ind w:right="-9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 xml:space="preserve">Env + </w:t>
            </w:r>
            <w:proofErr w:type="spellStart"/>
            <w:r w:rsidRPr="006C114E">
              <w:rPr>
                <w:rFonts w:ascii="Times New Roman" w:eastAsia="Times New Roman" w:hAnsi="Times New Roman" w:cs="Times New Roman"/>
                <w:sz w:val="24"/>
                <w:szCs w:val="24"/>
              </w:rPr>
              <w:t>Sp</w:t>
            </w:r>
            <w:proofErr w:type="spellEnd"/>
          </w:p>
        </w:tc>
        <w:tc>
          <w:tcPr>
            <w:tcW w:w="1369" w:type="dxa"/>
            <w:tcBorders>
              <w:top w:val="nil"/>
              <w:left w:val="nil"/>
              <w:bottom w:val="nil"/>
              <w:right w:val="nil"/>
            </w:tcBorders>
            <w:shd w:val="clear" w:color="auto" w:fill="FFFFFF"/>
            <w:tcMar>
              <w:top w:w="0" w:type="dxa"/>
              <w:left w:w="100" w:type="dxa"/>
              <w:bottom w:w="0" w:type="dxa"/>
              <w:right w:w="100" w:type="dxa"/>
            </w:tcMar>
          </w:tcPr>
          <w:p w14:paraId="03A1DA18"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24793.84</w:t>
            </w:r>
          </w:p>
        </w:tc>
        <w:tc>
          <w:tcPr>
            <w:tcW w:w="1303" w:type="dxa"/>
            <w:tcBorders>
              <w:top w:val="nil"/>
              <w:left w:val="nil"/>
              <w:bottom w:val="nil"/>
              <w:right w:val="nil"/>
            </w:tcBorders>
            <w:shd w:val="clear" w:color="auto" w:fill="FFFFFF"/>
            <w:tcMar>
              <w:top w:w="0" w:type="dxa"/>
              <w:left w:w="100" w:type="dxa"/>
              <w:bottom w:w="0" w:type="dxa"/>
              <w:right w:w="100" w:type="dxa"/>
            </w:tcMar>
          </w:tcPr>
          <w:p w14:paraId="73387606"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447.24</w:t>
            </w:r>
          </w:p>
        </w:tc>
        <w:tc>
          <w:tcPr>
            <w:tcW w:w="1154" w:type="dxa"/>
            <w:tcBorders>
              <w:top w:val="nil"/>
              <w:left w:val="nil"/>
              <w:bottom w:val="nil"/>
              <w:right w:val="nil"/>
            </w:tcBorders>
            <w:shd w:val="clear" w:color="auto" w:fill="FFFFFF"/>
            <w:tcMar>
              <w:top w:w="0" w:type="dxa"/>
              <w:left w:w="100" w:type="dxa"/>
              <w:bottom w:w="0" w:type="dxa"/>
              <w:right w:w="100" w:type="dxa"/>
            </w:tcMar>
          </w:tcPr>
          <w:p w14:paraId="5814C3EE"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0.87</w:t>
            </w:r>
          </w:p>
        </w:tc>
        <w:tc>
          <w:tcPr>
            <w:tcW w:w="1138" w:type="dxa"/>
            <w:tcBorders>
              <w:top w:val="nil"/>
              <w:left w:val="nil"/>
              <w:bottom w:val="nil"/>
              <w:right w:val="nil"/>
            </w:tcBorders>
            <w:shd w:val="clear" w:color="auto" w:fill="FFFFFF"/>
            <w:tcMar>
              <w:top w:w="0" w:type="dxa"/>
              <w:left w:w="100" w:type="dxa"/>
              <w:bottom w:w="0" w:type="dxa"/>
              <w:right w:w="100" w:type="dxa"/>
            </w:tcMar>
          </w:tcPr>
          <w:p w14:paraId="2FAD7620"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0.63</w:t>
            </w:r>
          </w:p>
        </w:tc>
        <w:tc>
          <w:tcPr>
            <w:tcW w:w="1220" w:type="dxa"/>
            <w:tcBorders>
              <w:top w:val="nil"/>
              <w:left w:val="nil"/>
              <w:bottom w:val="nil"/>
              <w:right w:val="nil"/>
            </w:tcBorders>
            <w:shd w:val="clear" w:color="auto" w:fill="FFFFFF"/>
            <w:tcMar>
              <w:top w:w="0" w:type="dxa"/>
              <w:left w:w="100" w:type="dxa"/>
              <w:bottom w:w="0" w:type="dxa"/>
              <w:right w:w="100" w:type="dxa"/>
            </w:tcMar>
          </w:tcPr>
          <w:p w14:paraId="2C997C59"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0.17</w:t>
            </w:r>
          </w:p>
        </w:tc>
        <w:tc>
          <w:tcPr>
            <w:tcW w:w="1171" w:type="dxa"/>
            <w:tcBorders>
              <w:top w:val="nil"/>
              <w:left w:val="nil"/>
              <w:bottom w:val="nil"/>
              <w:right w:val="nil"/>
            </w:tcBorders>
            <w:shd w:val="clear" w:color="auto" w:fill="FFFFFF"/>
            <w:tcMar>
              <w:top w:w="0" w:type="dxa"/>
              <w:left w:w="100" w:type="dxa"/>
              <w:bottom w:w="0" w:type="dxa"/>
              <w:right w:w="100" w:type="dxa"/>
            </w:tcMar>
          </w:tcPr>
          <w:p w14:paraId="17442A31"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29</w:t>
            </w:r>
          </w:p>
        </w:tc>
      </w:tr>
      <w:tr w:rsidR="00B75C33" w:rsidRPr="006C114E" w14:paraId="72FE240F" w14:textId="77777777" w:rsidTr="00397110">
        <w:trPr>
          <w:trHeight w:val="540"/>
        </w:trPr>
        <w:tc>
          <w:tcPr>
            <w:tcW w:w="2605" w:type="dxa"/>
            <w:tcBorders>
              <w:top w:val="nil"/>
              <w:left w:val="nil"/>
              <w:bottom w:val="nil"/>
              <w:right w:val="nil"/>
            </w:tcBorders>
            <w:shd w:val="clear" w:color="auto" w:fill="FFFFFF"/>
            <w:tcMar>
              <w:top w:w="0" w:type="dxa"/>
              <w:left w:w="100" w:type="dxa"/>
              <w:bottom w:w="0" w:type="dxa"/>
              <w:right w:w="100" w:type="dxa"/>
            </w:tcMar>
          </w:tcPr>
          <w:p w14:paraId="59A501A9" w14:textId="77777777" w:rsidR="00B75C33" w:rsidRPr="006C114E" w:rsidRDefault="00B75C33" w:rsidP="00397110">
            <w:pPr>
              <w:spacing w:line="480" w:lineRule="auto"/>
              <w:ind w:right="-9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Env</w:t>
            </w:r>
          </w:p>
        </w:tc>
        <w:tc>
          <w:tcPr>
            <w:tcW w:w="1369" w:type="dxa"/>
            <w:tcBorders>
              <w:top w:val="nil"/>
              <w:left w:val="nil"/>
              <w:bottom w:val="nil"/>
              <w:right w:val="nil"/>
            </w:tcBorders>
            <w:shd w:val="clear" w:color="auto" w:fill="FFFFFF"/>
            <w:tcMar>
              <w:top w:w="0" w:type="dxa"/>
              <w:left w:w="100" w:type="dxa"/>
              <w:bottom w:w="0" w:type="dxa"/>
              <w:right w:w="100" w:type="dxa"/>
            </w:tcMar>
          </w:tcPr>
          <w:p w14:paraId="2A3D97CC"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29035.90</w:t>
            </w:r>
          </w:p>
        </w:tc>
        <w:tc>
          <w:tcPr>
            <w:tcW w:w="1303" w:type="dxa"/>
            <w:tcBorders>
              <w:top w:val="nil"/>
              <w:left w:val="nil"/>
              <w:bottom w:val="nil"/>
              <w:right w:val="nil"/>
            </w:tcBorders>
            <w:shd w:val="clear" w:color="auto" w:fill="FFFFFF"/>
            <w:tcMar>
              <w:top w:w="0" w:type="dxa"/>
              <w:left w:w="100" w:type="dxa"/>
              <w:bottom w:w="0" w:type="dxa"/>
              <w:right w:w="100" w:type="dxa"/>
            </w:tcMar>
          </w:tcPr>
          <w:p w14:paraId="17F53A10"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4689.3</w:t>
            </w:r>
          </w:p>
        </w:tc>
        <w:tc>
          <w:tcPr>
            <w:tcW w:w="1154" w:type="dxa"/>
            <w:tcBorders>
              <w:top w:val="nil"/>
              <w:left w:val="nil"/>
              <w:bottom w:val="nil"/>
              <w:right w:val="nil"/>
            </w:tcBorders>
            <w:shd w:val="clear" w:color="auto" w:fill="FFFFFF"/>
            <w:tcMar>
              <w:top w:w="0" w:type="dxa"/>
              <w:left w:w="100" w:type="dxa"/>
              <w:bottom w:w="0" w:type="dxa"/>
              <w:right w:w="100" w:type="dxa"/>
            </w:tcMar>
          </w:tcPr>
          <w:p w14:paraId="35C14032"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0.79</w:t>
            </w:r>
          </w:p>
        </w:tc>
        <w:tc>
          <w:tcPr>
            <w:tcW w:w="1138" w:type="dxa"/>
            <w:tcBorders>
              <w:top w:val="nil"/>
              <w:left w:val="nil"/>
              <w:bottom w:val="nil"/>
              <w:right w:val="nil"/>
            </w:tcBorders>
            <w:shd w:val="clear" w:color="auto" w:fill="FFFFFF"/>
            <w:tcMar>
              <w:top w:w="0" w:type="dxa"/>
              <w:left w:w="100" w:type="dxa"/>
              <w:bottom w:w="0" w:type="dxa"/>
              <w:right w:w="100" w:type="dxa"/>
            </w:tcMar>
          </w:tcPr>
          <w:p w14:paraId="51C88379"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0.69</w:t>
            </w:r>
          </w:p>
        </w:tc>
        <w:tc>
          <w:tcPr>
            <w:tcW w:w="1220" w:type="dxa"/>
            <w:tcBorders>
              <w:top w:val="nil"/>
              <w:left w:val="nil"/>
              <w:bottom w:val="nil"/>
              <w:right w:val="nil"/>
            </w:tcBorders>
            <w:shd w:val="clear" w:color="auto" w:fill="FFFFFF"/>
            <w:tcMar>
              <w:top w:w="0" w:type="dxa"/>
              <w:left w:w="100" w:type="dxa"/>
              <w:bottom w:w="0" w:type="dxa"/>
              <w:right w:w="100" w:type="dxa"/>
            </w:tcMar>
          </w:tcPr>
          <w:p w14:paraId="14689379"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0.21</w:t>
            </w:r>
          </w:p>
        </w:tc>
        <w:tc>
          <w:tcPr>
            <w:tcW w:w="1171" w:type="dxa"/>
            <w:tcBorders>
              <w:top w:val="nil"/>
              <w:left w:val="nil"/>
              <w:bottom w:val="nil"/>
              <w:right w:val="nil"/>
            </w:tcBorders>
            <w:shd w:val="clear" w:color="auto" w:fill="FFFFFF"/>
            <w:tcMar>
              <w:top w:w="0" w:type="dxa"/>
              <w:left w:w="100" w:type="dxa"/>
              <w:bottom w:w="0" w:type="dxa"/>
              <w:right w:w="100" w:type="dxa"/>
            </w:tcMar>
          </w:tcPr>
          <w:p w14:paraId="0AEE4C9F"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25</w:t>
            </w:r>
          </w:p>
        </w:tc>
      </w:tr>
      <w:tr w:rsidR="00B75C33" w:rsidRPr="006C114E" w14:paraId="57E205B8" w14:textId="77777777" w:rsidTr="00397110">
        <w:trPr>
          <w:trHeight w:val="566"/>
        </w:trPr>
        <w:tc>
          <w:tcPr>
            <w:tcW w:w="2605" w:type="dxa"/>
            <w:tcBorders>
              <w:top w:val="nil"/>
              <w:left w:val="nil"/>
              <w:bottom w:val="single" w:sz="6" w:space="0" w:color="000000"/>
              <w:right w:val="nil"/>
            </w:tcBorders>
            <w:shd w:val="clear" w:color="auto" w:fill="FFFFFF"/>
            <w:tcMar>
              <w:top w:w="0" w:type="dxa"/>
              <w:left w:w="100" w:type="dxa"/>
              <w:bottom w:w="0" w:type="dxa"/>
              <w:right w:w="100" w:type="dxa"/>
            </w:tcMar>
          </w:tcPr>
          <w:p w14:paraId="1ABA4B69" w14:textId="77777777" w:rsidR="00B75C33" w:rsidRPr="006C114E" w:rsidRDefault="00B75C33" w:rsidP="00397110">
            <w:pPr>
              <w:spacing w:line="480" w:lineRule="auto"/>
              <w:ind w:right="-90"/>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Null (Intercept Only)</w:t>
            </w:r>
          </w:p>
        </w:tc>
        <w:tc>
          <w:tcPr>
            <w:tcW w:w="1369" w:type="dxa"/>
            <w:tcBorders>
              <w:top w:val="nil"/>
              <w:left w:val="nil"/>
              <w:bottom w:val="single" w:sz="6" w:space="0" w:color="000000"/>
              <w:right w:val="nil"/>
            </w:tcBorders>
            <w:shd w:val="clear" w:color="auto" w:fill="FFFFFF"/>
            <w:tcMar>
              <w:top w:w="0" w:type="dxa"/>
              <w:left w:w="100" w:type="dxa"/>
              <w:bottom w:w="0" w:type="dxa"/>
              <w:right w:w="100" w:type="dxa"/>
            </w:tcMar>
          </w:tcPr>
          <w:p w14:paraId="77EBCDA3"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31481.99</w:t>
            </w:r>
          </w:p>
        </w:tc>
        <w:tc>
          <w:tcPr>
            <w:tcW w:w="1303" w:type="dxa"/>
            <w:tcBorders>
              <w:top w:val="nil"/>
              <w:left w:val="nil"/>
              <w:bottom w:val="single" w:sz="6" w:space="0" w:color="000000"/>
              <w:right w:val="nil"/>
            </w:tcBorders>
            <w:shd w:val="clear" w:color="auto" w:fill="FFFFFF"/>
            <w:tcMar>
              <w:top w:w="0" w:type="dxa"/>
              <w:left w:w="100" w:type="dxa"/>
              <w:bottom w:w="0" w:type="dxa"/>
              <w:right w:w="100" w:type="dxa"/>
            </w:tcMar>
          </w:tcPr>
          <w:p w14:paraId="2C3CE5E5"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7135.39</w:t>
            </w:r>
          </w:p>
        </w:tc>
        <w:tc>
          <w:tcPr>
            <w:tcW w:w="1154" w:type="dxa"/>
            <w:tcBorders>
              <w:top w:val="nil"/>
              <w:left w:val="nil"/>
              <w:bottom w:val="single" w:sz="6" w:space="0" w:color="000000"/>
              <w:right w:val="nil"/>
            </w:tcBorders>
            <w:shd w:val="clear" w:color="auto" w:fill="FFFFFF"/>
            <w:tcMar>
              <w:top w:w="0" w:type="dxa"/>
              <w:left w:w="100" w:type="dxa"/>
              <w:bottom w:w="0" w:type="dxa"/>
              <w:right w:w="100" w:type="dxa"/>
            </w:tcMar>
          </w:tcPr>
          <w:p w14:paraId="374C4973"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0.69</w:t>
            </w:r>
          </w:p>
        </w:tc>
        <w:tc>
          <w:tcPr>
            <w:tcW w:w="1138" w:type="dxa"/>
            <w:tcBorders>
              <w:top w:val="nil"/>
              <w:left w:val="nil"/>
              <w:bottom w:val="single" w:sz="6" w:space="0" w:color="000000"/>
              <w:right w:val="nil"/>
            </w:tcBorders>
            <w:shd w:val="clear" w:color="auto" w:fill="FFFFFF"/>
            <w:tcMar>
              <w:top w:w="0" w:type="dxa"/>
              <w:left w:w="100" w:type="dxa"/>
              <w:bottom w:w="0" w:type="dxa"/>
              <w:right w:w="100" w:type="dxa"/>
            </w:tcMar>
          </w:tcPr>
          <w:p w14:paraId="04AA90A8"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0.70</w:t>
            </w:r>
          </w:p>
        </w:tc>
        <w:tc>
          <w:tcPr>
            <w:tcW w:w="1220" w:type="dxa"/>
            <w:tcBorders>
              <w:top w:val="nil"/>
              <w:left w:val="nil"/>
              <w:bottom w:val="single" w:sz="6" w:space="0" w:color="000000"/>
              <w:right w:val="nil"/>
            </w:tcBorders>
            <w:shd w:val="clear" w:color="auto" w:fill="FFFFFF"/>
            <w:tcMar>
              <w:top w:w="0" w:type="dxa"/>
              <w:left w:w="100" w:type="dxa"/>
              <w:bottom w:w="0" w:type="dxa"/>
              <w:right w:w="100" w:type="dxa"/>
            </w:tcMar>
          </w:tcPr>
          <w:p w14:paraId="1E7C2246"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0.21</w:t>
            </w:r>
          </w:p>
        </w:tc>
        <w:tc>
          <w:tcPr>
            <w:tcW w:w="1171" w:type="dxa"/>
            <w:tcBorders>
              <w:top w:val="nil"/>
              <w:left w:val="nil"/>
              <w:bottom w:val="single" w:sz="6" w:space="0" w:color="000000"/>
              <w:right w:val="nil"/>
            </w:tcBorders>
            <w:shd w:val="clear" w:color="auto" w:fill="FFFFFF"/>
            <w:tcMar>
              <w:top w:w="0" w:type="dxa"/>
              <w:left w:w="100" w:type="dxa"/>
              <w:bottom w:w="0" w:type="dxa"/>
              <w:right w:w="100" w:type="dxa"/>
            </w:tcMar>
          </w:tcPr>
          <w:p w14:paraId="1B3B9579" w14:textId="77777777" w:rsidR="00B75C33" w:rsidRPr="006C114E" w:rsidRDefault="00B75C33" w:rsidP="00397110">
            <w:pPr>
              <w:spacing w:line="480" w:lineRule="auto"/>
              <w:jc w:val="right"/>
              <w:rPr>
                <w:rFonts w:ascii="Times New Roman" w:eastAsia="Times New Roman" w:hAnsi="Times New Roman" w:cs="Times New Roman"/>
                <w:sz w:val="24"/>
                <w:szCs w:val="24"/>
              </w:rPr>
            </w:pPr>
            <w:r w:rsidRPr="006C114E">
              <w:rPr>
                <w:rFonts w:ascii="Times New Roman" w:eastAsia="Times New Roman" w:hAnsi="Times New Roman" w:cs="Times New Roman"/>
                <w:sz w:val="24"/>
                <w:szCs w:val="24"/>
              </w:rPr>
              <w:t>5</w:t>
            </w:r>
          </w:p>
        </w:tc>
      </w:tr>
    </w:tbl>
    <w:p w14:paraId="570CA3B8" w14:textId="7E262E52" w:rsidR="00534EF5" w:rsidRDefault="00534EF5" w:rsidP="00557AD9">
      <w:pPr>
        <w:pStyle w:val="Heading2"/>
      </w:pPr>
    </w:p>
    <w:p w14:paraId="19CBFEB8" w14:textId="77777777" w:rsidR="00534EF5" w:rsidRDefault="00534EF5">
      <w:pPr>
        <w:rPr>
          <w:rFonts w:ascii="Times New Roman" w:eastAsia="Times New Roman" w:hAnsi="Times New Roman" w:cs="Times New Roman"/>
          <w:sz w:val="28"/>
          <w:szCs w:val="28"/>
        </w:rPr>
      </w:pPr>
      <w:r>
        <w:br w:type="page"/>
      </w:r>
    </w:p>
    <w:p w14:paraId="134885EB" w14:textId="6C1E0758" w:rsidR="002F142A" w:rsidRPr="005B1DCF" w:rsidRDefault="00E8701E" w:rsidP="00557AD9">
      <w:pPr>
        <w:pStyle w:val="Heading2"/>
      </w:pPr>
      <w:r w:rsidRPr="005B1DCF">
        <w:lastRenderedPageBreak/>
        <w:t>Figure Captions</w:t>
      </w:r>
    </w:p>
    <w:p w14:paraId="604653D2" w14:textId="782F74DA"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 xml:space="preserve">Figure 1: </w:t>
      </w:r>
      <w:r w:rsidRPr="00557AD9">
        <w:rPr>
          <w:rFonts w:ascii="Times New Roman" w:eastAsia="Times New Roman" w:hAnsi="Times New Roman" w:cs="Times New Roman"/>
          <w:b/>
          <w:sz w:val="24"/>
          <w:szCs w:val="24"/>
        </w:rPr>
        <w:t>Northwest Atlantic</w:t>
      </w:r>
      <w:r w:rsidR="00557AD9" w:rsidRPr="00557AD9">
        <w:rPr>
          <w:rFonts w:ascii="Times New Roman" w:eastAsia="Times New Roman" w:hAnsi="Times New Roman" w:cs="Times New Roman"/>
          <w:b/>
          <w:sz w:val="24"/>
          <w:szCs w:val="24"/>
        </w:rPr>
        <w:t xml:space="preserve"> Ocean</w:t>
      </w:r>
      <w:r w:rsidRPr="006C114E">
        <w:rPr>
          <w:rFonts w:ascii="Times New Roman" w:eastAsia="Times New Roman" w:hAnsi="Times New Roman" w:cs="Times New Roman"/>
          <w:b/>
          <w:sz w:val="24"/>
          <w:szCs w:val="24"/>
        </w:rPr>
        <w:t>.</w:t>
      </w:r>
      <w:r w:rsidRPr="006C114E">
        <w:rPr>
          <w:rFonts w:ascii="Times New Roman" w:eastAsia="Times New Roman" w:hAnsi="Times New Roman" w:cs="Times New Roman"/>
          <w:sz w:val="24"/>
          <w:szCs w:val="24"/>
        </w:rPr>
        <w:t xml:space="preserve">  The study region (dashed black line) for this analysis represents the range of Atlantic halibut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i/>
          <w:sz w:val="24"/>
          <w:szCs w:val="24"/>
        </w:rPr>
        <w:t xml:space="preserve">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sz w:val="24"/>
          <w:szCs w:val="24"/>
        </w:rPr>
        <w:t>) in the USA (NOAA NEFSC) and Canadian (DFO Maritimes and Newfoundland) research</w:t>
      </w:r>
      <w:ins w:id="189" w:author="Ferguson, Kiyomi (DFO/MPO)" w:date="2025-08-28T16:10:00Z">
        <w:r w:rsidR="00860ED1">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vessel (RV) surveys. Atlantic halibut in the northwest Atlantic are managed in three Stock Assessment Regions (SAR): the Gulf of Maine and Georges Banks (GM-GB, blue), the Scotian Shelf and Southern Grand Banks (SS-SGB, red), and the Gulf of Saint Lawrence (GSL, yellow). Inset map shows the distribution of RV survey abundance counts (1990-2023) across the Hague line (dashed navy), which represents the border between USA and Canadian waters. The Exclusive Economic Zone (EEZ, solid navy) demarcates waters where coastal states hold sovereign rights over natural resources. Depth contours are at every 100m up to 500m and then every 500m up to 5000m.</w:t>
      </w:r>
    </w:p>
    <w:p w14:paraId="050A9C20" w14:textId="77777777" w:rsidR="002F142A" w:rsidRPr="006C114E"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03141C45" w14:textId="77777777"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 xml:space="preserve">Figure 2: Focal Areas and estimated abundance trends.  </w:t>
      </w:r>
      <w:r w:rsidRPr="006C114E">
        <w:rPr>
          <w:rFonts w:ascii="Times New Roman" w:eastAsia="Times New Roman" w:hAnsi="Times New Roman" w:cs="Times New Roman"/>
          <w:sz w:val="24"/>
          <w:szCs w:val="24"/>
        </w:rPr>
        <w:t>(a) Focal Areas: EGOM refers to the Eastern Gulf of Maine, Bay of Fundy (BOF), Cape Breton (</w:t>
      </w:r>
      <w:proofErr w:type="spellStart"/>
      <w:r w:rsidRPr="006C114E">
        <w:rPr>
          <w:rFonts w:ascii="Times New Roman" w:eastAsia="Times New Roman" w:hAnsi="Times New Roman" w:cs="Times New Roman"/>
          <w:sz w:val="24"/>
          <w:szCs w:val="24"/>
        </w:rPr>
        <w:t>CapeBreton</w:t>
      </w:r>
      <w:proofErr w:type="spellEnd"/>
      <w:r w:rsidRPr="006C114E">
        <w:rPr>
          <w:rFonts w:ascii="Times New Roman" w:eastAsia="Times New Roman" w:hAnsi="Times New Roman" w:cs="Times New Roman"/>
          <w:sz w:val="24"/>
          <w:szCs w:val="24"/>
        </w:rPr>
        <w:t>), Halibut Channel (</w:t>
      </w:r>
      <w:proofErr w:type="spellStart"/>
      <w:r w:rsidRPr="006C114E">
        <w:rPr>
          <w:rFonts w:ascii="Times New Roman" w:eastAsia="Times New Roman" w:hAnsi="Times New Roman" w:cs="Times New Roman"/>
          <w:sz w:val="24"/>
          <w:szCs w:val="24"/>
        </w:rPr>
        <w:t>HaliChan</w:t>
      </w:r>
      <w:proofErr w:type="spellEnd"/>
      <w:r w:rsidRPr="006C114E">
        <w:rPr>
          <w:rFonts w:ascii="Times New Roman" w:eastAsia="Times New Roman" w:hAnsi="Times New Roman" w:cs="Times New Roman"/>
          <w:sz w:val="24"/>
          <w:szCs w:val="24"/>
        </w:rPr>
        <w:t>), Cape Cod (</w:t>
      </w:r>
      <w:proofErr w:type="spellStart"/>
      <w:r w:rsidRPr="006C114E">
        <w:rPr>
          <w:rFonts w:ascii="Times New Roman" w:eastAsia="Times New Roman" w:hAnsi="Times New Roman" w:cs="Times New Roman"/>
          <w:sz w:val="24"/>
          <w:szCs w:val="24"/>
        </w:rPr>
        <w:t>CapeCod</w:t>
      </w:r>
      <w:proofErr w:type="spellEnd"/>
      <w:r w:rsidRPr="006C114E">
        <w:rPr>
          <w:rFonts w:ascii="Times New Roman" w:eastAsia="Times New Roman" w:hAnsi="Times New Roman" w:cs="Times New Roman"/>
          <w:sz w:val="24"/>
          <w:szCs w:val="24"/>
        </w:rPr>
        <w:t>), Browns Bank (Browns), Gully (Gully), Grand Banks (</w:t>
      </w:r>
      <w:proofErr w:type="spellStart"/>
      <w:r w:rsidRPr="006C114E">
        <w:rPr>
          <w:rFonts w:ascii="Times New Roman" w:eastAsia="Times New Roman" w:hAnsi="Times New Roman" w:cs="Times New Roman"/>
          <w:sz w:val="24"/>
          <w:szCs w:val="24"/>
        </w:rPr>
        <w:t>GrandBanks</w:t>
      </w:r>
      <w:proofErr w:type="spellEnd"/>
      <w:r w:rsidRPr="006C114E">
        <w:rPr>
          <w:rFonts w:ascii="Times New Roman" w:eastAsia="Times New Roman" w:hAnsi="Times New Roman" w:cs="Times New Roman"/>
          <w:sz w:val="24"/>
          <w:szCs w:val="24"/>
        </w:rPr>
        <w:t>),Nantucket Shoals (Nantucket), Georges Bank (Georges), Sable Island Bank (Sable), Tail of the Grand Banks (</w:t>
      </w:r>
      <w:proofErr w:type="spellStart"/>
      <w:r w:rsidRPr="006C114E">
        <w:rPr>
          <w:rFonts w:ascii="Times New Roman" w:eastAsia="Times New Roman" w:hAnsi="Times New Roman" w:cs="Times New Roman"/>
          <w:sz w:val="24"/>
          <w:szCs w:val="24"/>
        </w:rPr>
        <w:t>GBTail</w:t>
      </w:r>
      <w:proofErr w:type="spellEnd"/>
      <w:r w:rsidRPr="006C114E">
        <w:rPr>
          <w:rFonts w:ascii="Times New Roman" w:eastAsia="Times New Roman" w:hAnsi="Times New Roman" w:cs="Times New Roman"/>
          <w:sz w:val="24"/>
          <w:szCs w:val="24"/>
        </w:rPr>
        <w:t>), (b) Annual modelled abundance (millions) and confidence intervals of Atlantic halibut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i/>
          <w:sz w:val="24"/>
          <w:szCs w:val="24"/>
        </w:rPr>
        <w:t xml:space="preserve">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sz w:val="24"/>
          <w:szCs w:val="24"/>
        </w:rPr>
        <w:t>), with y-axis on log scale, in all focal areas, and in (c) Canada and USA regions. The dashed vertical line is at 2005, dividing the time series into 1990-2005 and 2006-2023. Canada accounted for 94% of the total abundance in both periods.</w:t>
      </w:r>
    </w:p>
    <w:p w14:paraId="358D2FBA" w14:textId="77777777" w:rsidR="002F142A"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0F05D152" w14:textId="77777777" w:rsidR="00542C35" w:rsidRPr="006C114E" w:rsidRDefault="00542C3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046CAFF1" w14:textId="08F3C3C1"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lastRenderedPageBreak/>
        <w:t>Figure 3: Spatial estimates of Atlantic halibut abundance, and bottom temperature.</w:t>
      </w:r>
      <w:r w:rsidRPr="006C114E">
        <w:rPr>
          <w:rFonts w:ascii="Times New Roman" w:eastAsia="Times New Roman" w:hAnsi="Times New Roman" w:cs="Times New Roman"/>
          <w:sz w:val="24"/>
          <w:szCs w:val="24"/>
        </w:rPr>
        <w:t xml:space="preserve"> Estimated spatial abundance of Atlantic halibut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i/>
          <w:sz w:val="24"/>
          <w:szCs w:val="24"/>
        </w:rPr>
        <w:t xml:space="preserve">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sz w:val="24"/>
          <w:szCs w:val="24"/>
        </w:rPr>
        <w:t xml:space="preserve">) and bottom temperature (1990-2005) and the difference gained/lost in the </w:t>
      </w:r>
      <w:del w:id="190" w:author="Ferguson, Kiyomi (DFO/MPO)" w:date="2025-08-28T16:11:00Z">
        <w:r w:rsidRPr="006C114E" w:rsidDel="00860ED1">
          <w:rPr>
            <w:rFonts w:ascii="Times New Roman" w:eastAsia="Times New Roman" w:hAnsi="Times New Roman" w:cs="Times New Roman"/>
            <w:sz w:val="24"/>
            <w:szCs w:val="24"/>
          </w:rPr>
          <w:delText xml:space="preserve">period </w:delText>
        </w:r>
      </w:del>
      <w:r w:rsidRPr="006C114E">
        <w:rPr>
          <w:rFonts w:ascii="Times New Roman" w:eastAsia="Times New Roman" w:hAnsi="Times New Roman" w:cs="Times New Roman"/>
          <w:sz w:val="24"/>
          <w:szCs w:val="24"/>
        </w:rPr>
        <w:t>2006-2023</w:t>
      </w:r>
      <w:ins w:id="191" w:author="Ferguson, Kiyomi (DFO/MPO)" w:date="2025-08-28T16:11:00Z">
        <w:r w:rsidR="00860ED1">
          <w:rPr>
            <w:rFonts w:ascii="Times New Roman" w:eastAsia="Times New Roman" w:hAnsi="Times New Roman" w:cs="Times New Roman"/>
            <w:sz w:val="24"/>
            <w:szCs w:val="24"/>
          </w:rPr>
          <w:t xml:space="preserve"> </w:t>
        </w:r>
        <w:r w:rsidR="00860ED1" w:rsidRPr="006C114E">
          <w:rPr>
            <w:rFonts w:ascii="Times New Roman" w:eastAsia="Times New Roman" w:hAnsi="Times New Roman" w:cs="Times New Roman"/>
            <w:sz w:val="24"/>
            <w:szCs w:val="24"/>
          </w:rPr>
          <w:t>period</w:t>
        </w:r>
      </w:ins>
      <w:r w:rsidRPr="006C114E">
        <w:rPr>
          <w:rFonts w:ascii="Times New Roman" w:eastAsia="Times New Roman" w:hAnsi="Times New Roman" w:cs="Times New Roman"/>
          <w:sz w:val="24"/>
          <w:szCs w:val="24"/>
        </w:rPr>
        <w:t>. (a) Mean estimated abundance for 1990-2005, here, abundance estimates were square-</w:t>
      </w:r>
      <w:proofErr w:type="spellStart"/>
      <w:r w:rsidRPr="006C114E">
        <w:rPr>
          <w:rFonts w:ascii="Times New Roman" w:eastAsia="Times New Roman" w:hAnsi="Times New Roman" w:cs="Times New Roman"/>
          <w:sz w:val="24"/>
          <w:szCs w:val="24"/>
        </w:rPr>
        <w:t>root</w:t>
      </w:r>
      <w:proofErr w:type="spellEnd"/>
      <w:r w:rsidRPr="006C114E">
        <w:rPr>
          <w:rFonts w:ascii="Times New Roman" w:eastAsia="Times New Roman" w:hAnsi="Times New Roman" w:cs="Times New Roman"/>
          <w:sz w:val="24"/>
          <w:szCs w:val="24"/>
        </w:rPr>
        <w:t xml:space="preserve"> transformed and interpolated using bivariate linear interpolation (</w:t>
      </w:r>
      <w:proofErr w:type="spellStart"/>
      <w:r w:rsidRPr="006C114E">
        <w:rPr>
          <w:rFonts w:ascii="Times New Roman" w:eastAsia="Times New Roman" w:hAnsi="Times New Roman" w:cs="Times New Roman"/>
          <w:sz w:val="24"/>
          <w:szCs w:val="24"/>
        </w:rPr>
        <w:t>Akima</w:t>
      </w:r>
      <w:proofErr w:type="spellEnd"/>
      <w:r w:rsidRPr="006C114E">
        <w:rPr>
          <w:rFonts w:ascii="Times New Roman" w:eastAsia="Times New Roman" w:hAnsi="Times New Roman" w:cs="Times New Roman"/>
          <w:sz w:val="24"/>
          <w:szCs w:val="24"/>
        </w:rPr>
        <w:t xml:space="preserve">, 2025)  for mapping purposes. (b) Gain or loss in abundance: Absolute difference in the mean estimated abundance for 2006-2023 less the abundance for 1990- 2005, with gain scaled in red and loss scaled in blue. (c) Mean annual bottom temperature 1990-2005 (Bedford Institute of Oceanography North Atlantic model (BNAM)). (d) Warming or Cooling signal: Absolute difference in mean annual bottom temperature in the 2006-2023 period less the 1990- 2005 period, with warming scaled in red, and cooling scaled in blue. </w:t>
      </w:r>
    </w:p>
    <w:p w14:paraId="58A671F6" w14:textId="77777777" w:rsidR="002F142A" w:rsidRPr="006C114E"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046EDA2A" w14:textId="5660AC1D"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Figure  4. Annual Centre of Gravity (COG) of Atlantic halibut (</w:t>
      </w:r>
      <w:proofErr w:type="spellStart"/>
      <w:r w:rsidRPr="006C114E">
        <w:rPr>
          <w:rFonts w:ascii="Times New Roman" w:eastAsia="Times New Roman" w:hAnsi="Times New Roman" w:cs="Times New Roman"/>
          <w:b/>
          <w:i/>
          <w:sz w:val="24"/>
          <w:szCs w:val="24"/>
        </w:rPr>
        <w:t>Hippoglossus</w:t>
      </w:r>
      <w:proofErr w:type="spellEnd"/>
      <w:r w:rsidRPr="006C114E">
        <w:rPr>
          <w:rFonts w:ascii="Times New Roman" w:eastAsia="Times New Roman" w:hAnsi="Times New Roman" w:cs="Times New Roman"/>
          <w:b/>
          <w:i/>
          <w:sz w:val="24"/>
          <w:szCs w:val="24"/>
        </w:rPr>
        <w:t xml:space="preserve"> </w:t>
      </w:r>
      <w:proofErr w:type="spellStart"/>
      <w:r w:rsidRPr="006C114E">
        <w:rPr>
          <w:rFonts w:ascii="Times New Roman" w:eastAsia="Times New Roman" w:hAnsi="Times New Roman" w:cs="Times New Roman"/>
          <w:b/>
          <w:i/>
          <w:sz w:val="24"/>
          <w:szCs w:val="24"/>
        </w:rPr>
        <w:t>hippoglossus</w:t>
      </w:r>
      <w:proofErr w:type="spellEnd"/>
      <w:r w:rsidRPr="006C114E">
        <w:rPr>
          <w:rFonts w:ascii="Times New Roman" w:eastAsia="Times New Roman" w:hAnsi="Times New Roman" w:cs="Times New Roman"/>
          <w:b/>
          <w:sz w:val="24"/>
          <w:szCs w:val="24"/>
        </w:rPr>
        <w:t>) from 1990-2023.</w:t>
      </w:r>
      <w:r w:rsidRPr="006C114E">
        <w:rPr>
          <w:rFonts w:ascii="Times New Roman" w:eastAsia="Times New Roman" w:hAnsi="Times New Roman" w:cs="Times New Roman"/>
          <w:sz w:val="24"/>
          <w:szCs w:val="24"/>
        </w:rPr>
        <w:t xml:space="preserve">  COG representing the average latitude and longitude, weighted by modeled abundance estimates in: (a) Canada and the USA, and (b) each focal area. Color gradient represents the annual COG (year). The arrow start represents the geographical position at the start of the time series, and the arrow head represents the direction and end of the time series. Arrows are slightly offset for display.</w:t>
      </w:r>
    </w:p>
    <w:p w14:paraId="2BB43109" w14:textId="77777777" w:rsidR="002F142A" w:rsidRPr="006C114E"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3AC9ED74" w14:textId="693EB974"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Figure 5. Shift indicators: Leading and Trailing Range Edge, Area Occupied and relation with Abundance.</w:t>
      </w:r>
      <w:r w:rsidRPr="006C114E">
        <w:rPr>
          <w:rFonts w:ascii="Times New Roman" w:eastAsia="Times New Roman" w:hAnsi="Times New Roman" w:cs="Times New Roman"/>
          <w:sz w:val="24"/>
          <w:szCs w:val="24"/>
        </w:rPr>
        <w:t xml:space="preserve"> (a) </w:t>
      </w:r>
      <w:ins w:id="192" w:author="Ferguson, Kiyomi (DFO/MPO)" w:date="2025-08-28T16:15:00Z">
        <w:r w:rsidR="00860ED1">
          <w:rPr>
            <w:rFonts w:ascii="Times New Roman" w:eastAsia="Times New Roman" w:hAnsi="Times New Roman" w:cs="Times New Roman"/>
            <w:sz w:val="24"/>
            <w:szCs w:val="24"/>
          </w:rPr>
          <w:t>Mapped</w:t>
        </w:r>
      </w:ins>
      <w:ins w:id="193" w:author="Ferguson, Kiyomi (DFO/MPO)" w:date="2025-08-28T16:16:00Z">
        <w:r w:rsidR="00860ED1">
          <w:rPr>
            <w:rFonts w:ascii="Times New Roman" w:eastAsia="Times New Roman" w:hAnsi="Times New Roman" w:cs="Times New Roman"/>
            <w:sz w:val="24"/>
            <w:szCs w:val="24"/>
          </w:rPr>
          <w:t xml:space="preserve"> </w:t>
        </w:r>
      </w:ins>
      <w:r w:rsidRPr="006C114E">
        <w:rPr>
          <w:rFonts w:ascii="Times New Roman" w:eastAsia="Times New Roman" w:hAnsi="Times New Roman" w:cs="Times New Roman"/>
          <w:sz w:val="24"/>
          <w:szCs w:val="24"/>
        </w:rPr>
        <w:t>Leading and Trailing Range Edge of distribution of modeled Atlantic halibut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i/>
          <w:sz w:val="24"/>
          <w:szCs w:val="24"/>
        </w:rPr>
        <w:t xml:space="preserve"> </w:t>
      </w:r>
      <w:proofErr w:type="spellStart"/>
      <w:r w:rsidRPr="006C114E">
        <w:rPr>
          <w:rFonts w:ascii="Times New Roman" w:eastAsia="Times New Roman" w:hAnsi="Times New Roman" w:cs="Times New Roman"/>
          <w:i/>
          <w:sz w:val="24"/>
          <w:szCs w:val="24"/>
        </w:rPr>
        <w:t>hippoglossus</w:t>
      </w:r>
      <w:proofErr w:type="spellEnd"/>
      <w:r w:rsidRPr="006C114E">
        <w:rPr>
          <w:rFonts w:ascii="Times New Roman" w:eastAsia="Times New Roman" w:hAnsi="Times New Roman" w:cs="Times New Roman"/>
          <w:i/>
          <w:sz w:val="24"/>
          <w:szCs w:val="24"/>
        </w:rPr>
        <w:t xml:space="preserve">) </w:t>
      </w:r>
      <w:r w:rsidRPr="006C114E">
        <w:rPr>
          <w:rFonts w:ascii="Times New Roman" w:eastAsia="Times New Roman" w:hAnsi="Times New Roman" w:cs="Times New Roman"/>
          <w:sz w:val="24"/>
          <w:szCs w:val="24"/>
        </w:rPr>
        <w:t>abundance estimates from 1990-2023.</w:t>
      </w:r>
      <w:del w:id="194" w:author="Ferguson, Kiyomi (DFO/MPO)" w:date="2025-08-28T16:15:00Z">
        <w:r w:rsidRPr="006C114E" w:rsidDel="00860ED1">
          <w:rPr>
            <w:rFonts w:ascii="Times New Roman" w:eastAsia="Times New Roman" w:hAnsi="Times New Roman" w:cs="Times New Roman"/>
            <w:sz w:val="24"/>
            <w:szCs w:val="24"/>
          </w:rPr>
          <w:delText xml:space="preserve"> Eastings (</w:delText>
        </w:r>
      </w:del>
      <w:del w:id="195" w:author="Ferguson, Kiyomi (DFO/MPO)" w:date="2025-08-28T16:13:00Z">
        <w:r w:rsidRPr="006C114E" w:rsidDel="00860ED1">
          <w:rPr>
            <w:rFonts w:ascii="Times New Roman" w:eastAsia="Times New Roman" w:hAnsi="Times New Roman" w:cs="Times New Roman"/>
            <w:sz w:val="24"/>
            <w:szCs w:val="24"/>
          </w:rPr>
          <w:delText xml:space="preserve">x </w:delText>
        </w:r>
      </w:del>
      <w:del w:id="196" w:author="Ferguson, Kiyomi (DFO/MPO)" w:date="2025-08-28T16:15:00Z">
        <w:r w:rsidRPr="006C114E" w:rsidDel="00860ED1">
          <w:rPr>
            <w:rFonts w:ascii="Times New Roman" w:eastAsia="Times New Roman" w:hAnsi="Times New Roman" w:cs="Times New Roman"/>
            <w:sz w:val="24"/>
            <w:szCs w:val="24"/>
          </w:rPr>
          <w:delText>axis) and nothings (</w:delText>
        </w:r>
      </w:del>
      <w:del w:id="197" w:author="Ferguson, Kiyomi (DFO/MPO)" w:date="2025-08-28T16:13:00Z">
        <w:r w:rsidRPr="006C114E" w:rsidDel="00860ED1">
          <w:rPr>
            <w:rFonts w:ascii="Times New Roman" w:eastAsia="Times New Roman" w:hAnsi="Times New Roman" w:cs="Times New Roman"/>
            <w:sz w:val="24"/>
            <w:szCs w:val="24"/>
          </w:rPr>
          <w:delText xml:space="preserve">y </w:delText>
        </w:r>
      </w:del>
      <w:del w:id="198" w:author="Ferguson, Kiyomi (DFO/MPO)" w:date="2025-08-28T16:15:00Z">
        <w:r w:rsidRPr="006C114E" w:rsidDel="00860ED1">
          <w:rPr>
            <w:rFonts w:ascii="Times New Roman" w:eastAsia="Times New Roman" w:hAnsi="Times New Roman" w:cs="Times New Roman"/>
            <w:sz w:val="24"/>
            <w:szCs w:val="24"/>
          </w:rPr>
          <w:delText xml:space="preserve">axis) are displayed in universal transverse Mercator Zone 21 North </w:delText>
        </w:r>
        <w:r w:rsidRPr="006C114E" w:rsidDel="00860ED1">
          <w:rPr>
            <w:rFonts w:ascii="Times New Roman" w:eastAsia="Times New Roman" w:hAnsi="Times New Roman" w:cs="Times New Roman"/>
            <w:sz w:val="24"/>
            <w:szCs w:val="24"/>
          </w:rPr>
          <w:lastRenderedPageBreak/>
          <w:delText>projected coordinates, converted to kilometers</w:delText>
        </w:r>
      </w:del>
      <w:r w:rsidRPr="006C114E">
        <w:rPr>
          <w:rFonts w:ascii="Times New Roman" w:eastAsia="Times New Roman" w:hAnsi="Times New Roman" w:cs="Times New Roman"/>
          <w:sz w:val="24"/>
          <w:szCs w:val="24"/>
        </w:rPr>
        <w:t>.  Expansion would occur in the northeast or southwest directions consistent with the topography of the study domain. The terminal year, 2023, is displayed as a larger dot.  (b) Area Occupied (AO) in Canada and the USA from 1990-2023, and (c) relationship between AO and total annual abundance during 1990-2005 and during 2006-2023 in both regions</w:t>
      </w:r>
    </w:p>
    <w:p w14:paraId="6FA7440B" w14:textId="77777777" w:rsidR="002F142A" w:rsidRPr="006C114E"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7EEA5014" w14:textId="77777777"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Figure 6. Distance to International Border (Hague line).</w:t>
      </w:r>
      <w:r w:rsidRPr="006C114E">
        <w:rPr>
          <w:rFonts w:ascii="Times New Roman" w:eastAsia="Times New Roman" w:hAnsi="Times New Roman" w:cs="Times New Roman"/>
          <w:sz w:val="24"/>
          <w:szCs w:val="24"/>
        </w:rPr>
        <w:t xml:space="preserve"> The international border is represented by the dashed line at 0, negative values represent westward, while positive values represent eastward movement. Values are the 5th, mean, and 95th quantile of the density of Atlantic halibut distribution during 1990-2005 (blue) and 2006-2023 (red), for (a) Canada and USA and (b) Focal areas, arranged roughly north to south: Tail of the Grand Banks (</w:t>
      </w:r>
      <w:proofErr w:type="spellStart"/>
      <w:r w:rsidRPr="006C114E">
        <w:rPr>
          <w:rFonts w:ascii="Times New Roman" w:eastAsia="Times New Roman" w:hAnsi="Times New Roman" w:cs="Times New Roman"/>
          <w:sz w:val="24"/>
          <w:szCs w:val="24"/>
        </w:rPr>
        <w:t>GBTail</w:t>
      </w:r>
      <w:proofErr w:type="spellEnd"/>
      <w:r w:rsidRPr="006C114E">
        <w:rPr>
          <w:rFonts w:ascii="Times New Roman" w:eastAsia="Times New Roman" w:hAnsi="Times New Roman" w:cs="Times New Roman"/>
          <w:sz w:val="24"/>
          <w:szCs w:val="24"/>
        </w:rPr>
        <w:t>), Grand Banks (</w:t>
      </w:r>
      <w:proofErr w:type="spellStart"/>
      <w:r w:rsidRPr="006C114E">
        <w:rPr>
          <w:rFonts w:ascii="Times New Roman" w:eastAsia="Times New Roman" w:hAnsi="Times New Roman" w:cs="Times New Roman"/>
          <w:sz w:val="24"/>
          <w:szCs w:val="24"/>
        </w:rPr>
        <w:t>GrandBanks</w:t>
      </w:r>
      <w:proofErr w:type="spellEnd"/>
      <w:r w:rsidRPr="006C114E">
        <w:rPr>
          <w:rFonts w:ascii="Times New Roman" w:eastAsia="Times New Roman" w:hAnsi="Times New Roman" w:cs="Times New Roman"/>
          <w:sz w:val="24"/>
          <w:szCs w:val="24"/>
        </w:rPr>
        <w:t>),  Halibut Channel (</w:t>
      </w:r>
      <w:proofErr w:type="spellStart"/>
      <w:r w:rsidRPr="006C114E">
        <w:rPr>
          <w:rFonts w:ascii="Times New Roman" w:eastAsia="Times New Roman" w:hAnsi="Times New Roman" w:cs="Times New Roman"/>
          <w:sz w:val="24"/>
          <w:szCs w:val="24"/>
        </w:rPr>
        <w:t>HaliChan</w:t>
      </w:r>
      <w:proofErr w:type="spellEnd"/>
      <w:r w:rsidRPr="006C114E">
        <w:rPr>
          <w:rFonts w:ascii="Times New Roman" w:eastAsia="Times New Roman" w:hAnsi="Times New Roman" w:cs="Times New Roman"/>
          <w:sz w:val="24"/>
          <w:szCs w:val="24"/>
        </w:rPr>
        <w:t>), Cape Breton (</w:t>
      </w:r>
      <w:proofErr w:type="spellStart"/>
      <w:r w:rsidRPr="006C114E">
        <w:rPr>
          <w:rFonts w:ascii="Times New Roman" w:eastAsia="Times New Roman" w:hAnsi="Times New Roman" w:cs="Times New Roman"/>
          <w:sz w:val="24"/>
          <w:szCs w:val="24"/>
        </w:rPr>
        <w:t>CapeBreton</w:t>
      </w:r>
      <w:proofErr w:type="spellEnd"/>
      <w:r w:rsidRPr="006C114E">
        <w:rPr>
          <w:rFonts w:ascii="Times New Roman" w:eastAsia="Times New Roman" w:hAnsi="Times New Roman" w:cs="Times New Roman"/>
          <w:sz w:val="24"/>
          <w:szCs w:val="24"/>
        </w:rPr>
        <w:t>), Gully (Gully),  Sable Island Bank (Sable), Browns Bank (Browns),  Bay of Fundy (BOF), Georges Bank (Georges), Eastern Gulf of Maine (EGOM),  Cape Cod (</w:t>
      </w:r>
      <w:proofErr w:type="spellStart"/>
      <w:r w:rsidRPr="006C114E">
        <w:rPr>
          <w:rFonts w:ascii="Times New Roman" w:eastAsia="Times New Roman" w:hAnsi="Times New Roman" w:cs="Times New Roman"/>
          <w:sz w:val="24"/>
          <w:szCs w:val="24"/>
        </w:rPr>
        <w:t>CapeCod</w:t>
      </w:r>
      <w:proofErr w:type="spellEnd"/>
      <w:r w:rsidRPr="006C114E">
        <w:rPr>
          <w:rFonts w:ascii="Times New Roman" w:eastAsia="Times New Roman" w:hAnsi="Times New Roman" w:cs="Times New Roman"/>
          <w:sz w:val="24"/>
          <w:szCs w:val="24"/>
        </w:rPr>
        <w:t>), Nantucket (Nantucket Shoals).</w:t>
      </w:r>
    </w:p>
    <w:p w14:paraId="7E0F19A8" w14:textId="77777777" w:rsidR="002F142A" w:rsidRPr="006C114E"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24582EC1" w14:textId="4AB6645D"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Figure 7. Regional Summary of Shift Indicator Slopes.</w:t>
      </w:r>
      <w:r w:rsidRPr="006C114E">
        <w:rPr>
          <w:rFonts w:ascii="Times New Roman" w:eastAsia="Times New Roman" w:hAnsi="Times New Roman" w:cs="Times New Roman"/>
          <w:sz w:val="24"/>
          <w:szCs w:val="24"/>
        </w:rPr>
        <w:t xml:space="preserve">  Values are the slope and confidence interval (CI) of Atlantic halibut (</w:t>
      </w:r>
      <w:proofErr w:type="spellStart"/>
      <w:r w:rsidRPr="006C114E">
        <w:rPr>
          <w:rFonts w:ascii="Times New Roman" w:eastAsia="Times New Roman" w:hAnsi="Times New Roman" w:cs="Times New Roman"/>
          <w:i/>
          <w:sz w:val="24"/>
          <w:szCs w:val="24"/>
        </w:rPr>
        <w:t>hippoglossos</w:t>
      </w:r>
      <w:proofErr w:type="spellEnd"/>
      <w:r w:rsidRPr="006C114E">
        <w:rPr>
          <w:rFonts w:ascii="Times New Roman" w:eastAsia="Times New Roman" w:hAnsi="Times New Roman" w:cs="Times New Roman"/>
          <w:i/>
          <w:sz w:val="24"/>
          <w:szCs w:val="24"/>
        </w:rPr>
        <w:t xml:space="preserve"> </w:t>
      </w:r>
      <w:proofErr w:type="spellStart"/>
      <w:r w:rsidRPr="006C114E">
        <w:rPr>
          <w:rFonts w:ascii="Times New Roman" w:eastAsia="Times New Roman" w:hAnsi="Times New Roman" w:cs="Times New Roman"/>
          <w:i/>
          <w:sz w:val="24"/>
          <w:szCs w:val="24"/>
        </w:rPr>
        <w:t>hoppoglossos</w:t>
      </w:r>
      <w:proofErr w:type="spellEnd"/>
      <w:r w:rsidRPr="006C114E">
        <w:rPr>
          <w:rFonts w:ascii="Times New Roman" w:eastAsia="Times New Roman" w:hAnsi="Times New Roman" w:cs="Times New Roman"/>
          <w:sz w:val="24"/>
          <w:szCs w:val="24"/>
        </w:rPr>
        <w:t xml:space="preserve">) abundance over time within two periods, 1990-2005 (blue) and 2006-2023 (red), for Canada (left)  and USA (right). All slopes are </w:t>
      </w:r>
      <w:del w:id="199" w:author="Ferguson, Kiyomi (DFO/MPO)" w:date="2025-08-28T16:14:00Z">
        <w:r w:rsidRPr="006C114E" w:rsidDel="00860ED1">
          <w:rPr>
            <w:rFonts w:ascii="Times New Roman" w:eastAsia="Times New Roman" w:hAnsi="Times New Roman" w:cs="Times New Roman"/>
            <w:sz w:val="24"/>
            <w:szCs w:val="24"/>
          </w:rPr>
          <w:delText>centred</w:delText>
        </w:r>
      </w:del>
      <w:ins w:id="200" w:author="Ferguson, Kiyomi (DFO/MPO)" w:date="2025-08-28T16:14:00Z">
        <w:r w:rsidR="00860ED1" w:rsidRPr="006C114E">
          <w:rPr>
            <w:rFonts w:ascii="Times New Roman" w:eastAsia="Times New Roman" w:hAnsi="Times New Roman" w:cs="Times New Roman"/>
            <w:sz w:val="24"/>
            <w:szCs w:val="24"/>
          </w:rPr>
          <w:t>centered</w:t>
        </w:r>
      </w:ins>
      <w:r w:rsidRPr="006C114E">
        <w:rPr>
          <w:rFonts w:ascii="Times New Roman" w:eastAsia="Times New Roman" w:hAnsi="Times New Roman" w:cs="Times New Roman"/>
          <w:sz w:val="24"/>
          <w:szCs w:val="24"/>
        </w:rPr>
        <w:t xml:space="preserve"> between positive and negative values in original units (0 represented with a dashed line). (a) Abundance. (b) Centre of Gravity (COG) for both latitudinal (North) and longitudinal (East) shifts: positive slopes represent Northward and Eastward, and negative slopes represent Southward and Westward movement.  (c)Area Occupied (AO). (d) AO versus </w:t>
      </w:r>
      <w:r w:rsidRPr="006C114E">
        <w:rPr>
          <w:rFonts w:ascii="Times New Roman" w:eastAsia="Times New Roman" w:hAnsi="Times New Roman" w:cs="Times New Roman"/>
          <w:sz w:val="24"/>
          <w:szCs w:val="24"/>
        </w:rPr>
        <w:lastRenderedPageBreak/>
        <w:t>Abundance, (e)Leading and Trailing Range Edge for both latitudinal (N) and longitudinal (E) shifts: positive slopes represent Northward and Eastward, and negative slopes represent Southward and Westward movement. (f) Depth-Weighted Abundance: positive slopes represent deepening and negative slopes represent shallowing. (g) Distance to Border: positive slopes represent movement away and negative slopes represent movement towards the international border (Hague line).</w:t>
      </w:r>
    </w:p>
    <w:p w14:paraId="66066B2B" w14:textId="77777777" w:rsidR="002F142A" w:rsidRPr="006C114E" w:rsidRDefault="002F142A"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1F4A2E49" w14:textId="77777777" w:rsidR="002F142A" w:rsidRPr="006C114E" w:rsidRDefault="00E8701E"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sidRPr="006C114E">
        <w:rPr>
          <w:rFonts w:ascii="Times New Roman" w:eastAsia="Times New Roman" w:hAnsi="Times New Roman" w:cs="Times New Roman"/>
          <w:b/>
          <w:sz w:val="24"/>
          <w:szCs w:val="24"/>
        </w:rPr>
        <w:t xml:space="preserve">Figure 8: Proposed Distribution Shifts Assessment Framework (DSAF). </w:t>
      </w:r>
      <w:r w:rsidRPr="006C114E">
        <w:rPr>
          <w:rFonts w:ascii="Times New Roman" w:eastAsia="Times New Roman" w:hAnsi="Times New Roman" w:cs="Times New Roman"/>
          <w:sz w:val="24"/>
          <w:szCs w:val="24"/>
        </w:rPr>
        <w:t>DSAF utilizes Ecosystem Approach principles in support of climate informed fisheries management. This study focused on steps 1 and 2 highlighted in green. See text for details.</w:t>
      </w:r>
    </w:p>
    <w:p w14:paraId="7BDE5BF1" w14:textId="4172FF78" w:rsidR="00B75C33" w:rsidRDefault="00B75C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C7A19F3" w14:textId="276A5EAC" w:rsidR="002F142A" w:rsidRDefault="00B75C33"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FIGURES</w:t>
      </w:r>
    </w:p>
    <w:p w14:paraId="54654EC0" w14:textId="20B9FD69" w:rsidR="00B75C33" w:rsidRDefault="00B75C33"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3B649D" wp14:editId="6D8849A3">
            <wp:extent cx="5640684" cy="6372185"/>
            <wp:effectExtent l="0" t="0" r="0" b="0"/>
            <wp:docPr id="1133245935" name="Picture 4" descr="A map of the north and the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45935" name="Picture 4" descr="A map of the north and the north"/>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0684" cy="6372185"/>
                    </a:xfrm>
                    <a:prstGeom prst="rect">
                      <a:avLst/>
                    </a:prstGeom>
                  </pic:spPr>
                </pic:pic>
              </a:graphicData>
            </a:graphic>
          </wp:inline>
        </w:drawing>
      </w:r>
    </w:p>
    <w:p w14:paraId="7AD9EE32" w14:textId="095F63F2" w:rsidR="00B75C33" w:rsidRDefault="00B75C33"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p w14:paraId="2D62E349" w14:textId="75717D85"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DE947C9" w14:textId="47CF4C9E"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6BB3285" wp14:editId="007650A7">
            <wp:extent cx="5958205" cy="4468495"/>
            <wp:effectExtent l="0" t="0" r="4445" b="8255"/>
            <wp:docPr id="28525249" name="Picture 5"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249" name="Picture 5" descr="A close-up of a map&#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58205" cy="4468495"/>
                    </a:xfrm>
                    <a:prstGeom prst="rect">
                      <a:avLst/>
                    </a:prstGeom>
                  </pic:spPr>
                </pic:pic>
              </a:graphicData>
            </a:graphic>
          </wp:inline>
        </w:drawing>
      </w:r>
    </w:p>
    <w:p w14:paraId="0D082884" w14:textId="3EE3EDAC"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p w14:paraId="3B2CAC33" w14:textId="0479FCC4"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6E2AB58" w14:textId="38BD0A95"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74BBF7C" wp14:editId="5708C5C7">
            <wp:extent cx="5806452" cy="4663449"/>
            <wp:effectExtent l="0" t="0" r="3810" b="3810"/>
            <wp:docPr id="26197334" name="Picture 6" descr="A group of images of different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334" name="Picture 6" descr="A group of images of different color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06452" cy="4663449"/>
                    </a:xfrm>
                    <a:prstGeom prst="rect">
                      <a:avLst/>
                    </a:prstGeom>
                  </pic:spPr>
                </pic:pic>
              </a:graphicData>
            </a:graphic>
          </wp:inline>
        </w:drawing>
      </w:r>
    </w:p>
    <w:p w14:paraId="0A65FDFE" w14:textId="3476C34E"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p w14:paraId="1EDB7D11" w14:textId="36164E4F"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0C70C89" w14:textId="79341650"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E48F4D2" wp14:editId="5BEBCF23">
            <wp:extent cx="5958205" cy="4468495"/>
            <wp:effectExtent l="0" t="0" r="4445" b="8255"/>
            <wp:docPr id="619824955" name="Picture 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4955" name="Picture 7" descr="A map of the united stat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58205" cy="4468495"/>
                    </a:xfrm>
                    <a:prstGeom prst="rect">
                      <a:avLst/>
                    </a:prstGeom>
                  </pic:spPr>
                </pic:pic>
              </a:graphicData>
            </a:graphic>
          </wp:inline>
        </w:drawing>
      </w:r>
    </w:p>
    <w:p w14:paraId="05F55A36" w14:textId="2EAB8BCC"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p w14:paraId="1BA48297" w14:textId="27A3AE7D"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69B4D8" w14:textId="4A8CF0D3" w:rsidR="00534EF5" w:rsidRDefault="008646AF"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BFF9C21" wp14:editId="0162ABBC">
            <wp:extent cx="5958205" cy="4766310"/>
            <wp:effectExtent l="0" t="0" r="4445" b="0"/>
            <wp:docPr id="311771874" name="Picture 1" descr="A map of the arc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71874" name="Picture 1" descr="A map of the arctic&#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58205" cy="4766310"/>
                    </a:xfrm>
                    <a:prstGeom prst="rect">
                      <a:avLst/>
                    </a:prstGeom>
                  </pic:spPr>
                </pic:pic>
              </a:graphicData>
            </a:graphic>
          </wp:inline>
        </w:drawing>
      </w:r>
    </w:p>
    <w:p w14:paraId="685D9A53" w14:textId="298E85FE"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p w14:paraId="4C24EAB9" w14:textId="34E9E617"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C2CCA03" w14:textId="76B99A30"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95D2969" wp14:editId="4836C233">
            <wp:extent cx="5958205" cy="4468495"/>
            <wp:effectExtent l="0" t="0" r="4445" b="8255"/>
            <wp:docPr id="296332307" name="Picture 9"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32307" name="Picture 9" descr="A graph of a number of numb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58205" cy="4468495"/>
                    </a:xfrm>
                    <a:prstGeom prst="rect">
                      <a:avLst/>
                    </a:prstGeom>
                  </pic:spPr>
                </pic:pic>
              </a:graphicData>
            </a:graphic>
          </wp:inline>
        </w:drawing>
      </w:r>
    </w:p>
    <w:p w14:paraId="7C171AEC" w14:textId="61B5B40D"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p w14:paraId="1E72173E" w14:textId="0318C804"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8BDFEBE" w14:textId="60C27022"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E54A50A" wp14:editId="248CCA39">
            <wp:extent cx="5048250" cy="6941546"/>
            <wp:effectExtent l="0" t="0" r="0" b="0"/>
            <wp:docPr id="349634359" name="Picture 10" descr="A close-up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4359" name="Picture 10" descr="A close-up of a graph"/>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51017" cy="6945351"/>
                    </a:xfrm>
                    <a:prstGeom prst="rect">
                      <a:avLst/>
                    </a:prstGeom>
                  </pic:spPr>
                </pic:pic>
              </a:graphicData>
            </a:graphic>
          </wp:inline>
        </w:drawing>
      </w:r>
    </w:p>
    <w:p w14:paraId="17A54B65" w14:textId="776DBEEF"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p>
    <w:p w14:paraId="100F55BA" w14:textId="08654BA8" w:rsidR="00534EF5" w:rsidRDefault="00534EF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1140E6D" w14:textId="4F59DE9A" w:rsidR="00534EF5"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5BD9B47" wp14:editId="14E78746">
            <wp:extent cx="5958205" cy="3354070"/>
            <wp:effectExtent l="0" t="0" r="4445" b="0"/>
            <wp:docPr id="1700111523"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11523" name="Picture 11" descr="A diagram of a dia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58205" cy="3354070"/>
                    </a:xfrm>
                    <a:prstGeom prst="rect">
                      <a:avLst/>
                    </a:prstGeom>
                  </pic:spPr>
                </pic:pic>
              </a:graphicData>
            </a:graphic>
          </wp:inline>
        </w:drawing>
      </w:r>
    </w:p>
    <w:p w14:paraId="160F1588" w14:textId="4DCB8863" w:rsidR="00534EF5" w:rsidRPr="006C114E" w:rsidRDefault="00534EF5" w:rsidP="006C114E">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8</w:t>
      </w:r>
    </w:p>
    <w:sectPr w:rsidR="00534EF5" w:rsidRPr="006C114E">
      <w:headerReference w:type="even" r:id="rId34"/>
      <w:headerReference w:type="default" r:id="rId35"/>
      <w:headerReference w:type="first" r:id="rId36"/>
      <w:pgSz w:w="12240" w:h="15840"/>
      <w:pgMar w:top="1440" w:right="1440" w:bottom="1440" w:left="1417"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7" w:author="Ferguson, Kiyomi (DFO/MPO)" w:date="2025-08-28T15:39:00Z" w:initials="KF">
    <w:p w14:paraId="5BB1FDEE" w14:textId="77777777" w:rsidR="00290BA3" w:rsidRDefault="00290BA3" w:rsidP="00290BA3">
      <w:pPr>
        <w:pStyle w:val="CommentText"/>
      </w:pPr>
      <w:r>
        <w:rPr>
          <w:rStyle w:val="CommentReference"/>
        </w:rPr>
        <w:annotationRef/>
      </w:r>
      <w:r>
        <w:t xml:space="preserve">If these are infact the same, then this sentence is repetitive and should be restructured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B1FD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5AF69C" w16cex:dateUtc="2025-08-28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B1FDEE" w16cid:durableId="2C5AF6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DBCF4" w14:textId="77777777" w:rsidR="00A9733E" w:rsidRDefault="00A9733E">
      <w:pPr>
        <w:spacing w:line="240" w:lineRule="auto"/>
      </w:pPr>
      <w:r>
        <w:separator/>
      </w:r>
    </w:p>
  </w:endnote>
  <w:endnote w:type="continuationSeparator" w:id="0">
    <w:p w14:paraId="355A16DB" w14:textId="77777777" w:rsidR="00A9733E" w:rsidRDefault="00A9733E">
      <w:pPr>
        <w:spacing w:line="240" w:lineRule="auto"/>
      </w:pPr>
      <w:r>
        <w:continuationSeparator/>
      </w:r>
    </w:p>
  </w:endnote>
  <w:endnote w:type="continuationNotice" w:id="1">
    <w:p w14:paraId="10AA0FC4" w14:textId="77777777" w:rsidR="00A9733E" w:rsidRDefault="00A973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6C24D" w14:textId="77777777" w:rsidR="00A9733E" w:rsidRDefault="00A9733E">
      <w:pPr>
        <w:spacing w:line="240" w:lineRule="auto"/>
      </w:pPr>
      <w:r>
        <w:separator/>
      </w:r>
    </w:p>
  </w:footnote>
  <w:footnote w:type="continuationSeparator" w:id="0">
    <w:p w14:paraId="44EEBE7A" w14:textId="77777777" w:rsidR="00A9733E" w:rsidRDefault="00A9733E">
      <w:pPr>
        <w:spacing w:line="240" w:lineRule="auto"/>
      </w:pPr>
      <w:r>
        <w:continuationSeparator/>
      </w:r>
    </w:p>
  </w:footnote>
  <w:footnote w:type="continuationNotice" w:id="1">
    <w:p w14:paraId="3586DCD4" w14:textId="77777777" w:rsidR="00A9733E" w:rsidRDefault="00A9733E">
      <w:pPr>
        <w:spacing w:line="240" w:lineRule="auto"/>
      </w:pPr>
    </w:p>
  </w:footnote>
  <w:footnote w:id="2">
    <w:p w14:paraId="6AA30AEC" w14:textId="77777777" w:rsidR="00B75C33" w:rsidRDefault="00B75C33" w:rsidP="00B75C33">
      <w:pPr>
        <w:pStyle w:val="Heading2"/>
        <w:rPr>
          <w:sz w:val="24"/>
          <w:szCs w:val="24"/>
        </w:rPr>
      </w:pPr>
      <w:r>
        <w:rPr>
          <w:rStyle w:val="FootnoteReference"/>
        </w:rPr>
        <w:footnoteRef/>
      </w:r>
      <w:r>
        <w:t xml:space="preserve"> </w:t>
      </w:r>
      <w:r w:rsidRPr="006C114E">
        <w:rPr>
          <w:sz w:val="24"/>
          <w:szCs w:val="24"/>
        </w:rPr>
        <w:t xml:space="preserve">Includes a null (intercept only) model, a model with environmental covariates (“Env”), a model with environmental covariates and spatial random effect (“Env + Sp”), and a fully specified model with environmental covariates, spatial, and spatio-temporal random effects (“Env + Sp + SpT”). Marginal and delta Akaike Information Criterion (AIC) were used to evaluate the model’s parsimony, and predictive performance statistics (area under the receiver-operator curve (AUC), root mean squared error (RMSE), and mean absolute error (MAE) were all calculated by comparing model predictions to held-out observations between 2019-2023.  </w:t>
      </w:r>
    </w:p>
    <w:p w14:paraId="458E82C5" w14:textId="0BE6FB72" w:rsidR="00B75C33" w:rsidRDefault="00B75C3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64BA7" w14:textId="660868DF" w:rsidR="00CB6B0A" w:rsidRDefault="00CB6B0A">
    <w:pPr>
      <w:pStyle w:val="Header"/>
    </w:pPr>
    <w:r>
      <w:rPr>
        <w:noProof/>
      </w:rPr>
      <mc:AlternateContent>
        <mc:Choice Requires="wps">
          <w:drawing>
            <wp:anchor distT="0" distB="0" distL="0" distR="0" simplePos="0" relativeHeight="251658241" behindDoc="0" locked="0" layoutInCell="1" allowOverlap="1" wp14:anchorId="6BAC3336" wp14:editId="65434CFD">
              <wp:simplePos x="635" y="635"/>
              <wp:positionH relativeFrom="page">
                <wp:align>right</wp:align>
              </wp:positionH>
              <wp:positionV relativeFrom="page">
                <wp:align>top</wp:align>
              </wp:positionV>
              <wp:extent cx="443865" cy="443865"/>
              <wp:effectExtent l="0" t="0" r="0" b="14605"/>
              <wp:wrapNone/>
              <wp:docPr id="162555132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E7F36A" w14:textId="57721361" w:rsidR="00CB6B0A" w:rsidRPr="00CB6B0A" w:rsidRDefault="00CB6B0A" w:rsidP="00CB6B0A">
                          <w:pPr>
                            <w:rPr>
                              <w:rFonts w:ascii="Calibri" w:eastAsia="Calibri" w:hAnsi="Calibri" w:cs="Calibri"/>
                              <w:noProof/>
                              <w:color w:val="000000"/>
                              <w:sz w:val="24"/>
                              <w:szCs w:val="24"/>
                            </w:rPr>
                          </w:pPr>
                          <w:r w:rsidRPr="00CB6B0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BAC3336"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2E7F36A" w14:textId="57721361" w:rsidR="00CB6B0A" w:rsidRPr="00CB6B0A" w:rsidRDefault="00CB6B0A" w:rsidP="00CB6B0A">
                    <w:pPr>
                      <w:rPr>
                        <w:rFonts w:ascii="Calibri" w:eastAsia="Calibri" w:hAnsi="Calibri" w:cs="Calibri"/>
                        <w:noProof/>
                        <w:color w:val="000000"/>
                        <w:sz w:val="24"/>
                        <w:szCs w:val="24"/>
                      </w:rPr>
                    </w:pPr>
                    <w:r w:rsidRPr="00CB6B0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4C658" w14:textId="6E2DF000" w:rsidR="002F142A" w:rsidRDefault="00CB6B0A">
    <w:pPr>
      <w:jc w:val="right"/>
    </w:pPr>
    <w:r>
      <w:rPr>
        <w:noProof/>
      </w:rPr>
      <mc:AlternateContent>
        <mc:Choice Requires="wps">
          <w:drawing>
            <wp:anchor distT="0" distB="0" distL="0" distR="0" simplePos="0" relativeHeight="251658242" behindDoc="0" locked="0" layoutInCell="1" allowOverlap="1" wp14:anchorId="735D26C2" wp14:editId="6EFE4E9A">
              <wp:simplePos x="901700" y="457200"/>
              <wp:positionH relativeFrom="page">
                <wp:align>right</wp:align>
              </wp:positionH>
              <wp:positionV relativeFrom="page">
                <wp:align>top</wp:align>
              </wp:positionV>
              <wp:extent cx="443865" cy="443865"/>
              <wp:effectExtent l="0" t="0" r="0" b="14605"/>
              <wp:wrapNone/>
              <wp:docPr id="92955830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3D9CD4" w14:textId="7CB64EBF" w:rsidR="00CB6B0A" w:rsidRPr="00CB6B0A" w:rsidRDefault="00CB6B0A" w:rsidP="00CB6B0A">
                          <w:pPr>
                            <w:rPr>
                              <w:rFonts w:ascii="Calibri" w:eastAsia="Calibri" w:hAnsi="Calibri" w:cs="Calibri"/>
                              <w:noProof/>
                              <w:color w:val="000000"/>
                              <w:sz w:val="24"/>
                              <w:szCs w:val="24"/>
                            </w:rPr>
                          </w:pPr>
                          <w:r w:rsidRPr="00CB6B0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35D26C2" id="_x0000_t202" coordsize="21600,21600" o:spt="202" path="m,l,21600r21600,l21600,xe">
              <v:stroke joinstyle="miter"/>
              <v:path gradientshapeok="t" o:connecttype="rect"/>
            </v:shapetype>
            <v:shape id="Text Box 3" o:spid="_x0000_s1027" type="#_x0000_t202" alt="Unclassified - Non-Classifié" style="position:absolute;left:0;text-align:left;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5E3D9CD4" w14:textId="7CB64EBF" w:rsidR="00CB6B0A" w:rsidRPr="00CB6B0A" w:rsidRDefault="00CB6B0A" w:rsidP="00CB6B0A">
                    <w:pPr>
                      <w:rPr>
                        <w:rFonts w:ascii="Calibri" w:eastAsia="Calibri" w:hAnsi="Calibri" w:cs="Calibri"/>
                        <w:noProof/>
                        <w:color w:val="000000"/>
                        <w:sz w:val="24"/>
                        <w:szCs w:val="24"/>
                      </w:rPr>
                    </w:pPr>
                    <w:r w:rsidRPr="00CB6B0A">
                      <w:rPr>
                        <w:rFonts w:ascii="Calibri" w:eastAsia="Calibri" w:hAnsi="Calibri" w:cs="Calibri"/>
                        <w:noProof/>
                        <w:color w:val="000000"/>
                        <w:sz w:val="24"/>
                        <w:szCs w:val="24"/>
                      </w:rPr>
                      <w:t>Unclassified - Non-Classifié</w:t>
                    </w:r>
                  </w:p>
                </w:txbxContent>
              </v:textbox>
              <w10:wrap anchorx="page" anchory="page"/>
            </v:shape>
          </w:pict>
        </mc:Fallback>
      </mc:AlternateContent>
    </w:r>
    <w:r w:rsidR="00E8701E">
      <w:fldChar w:fldCharType="begin"/>
    </w:r>
    <w:r w:rsidR="00E8701E">
      <w:instrText>PAGE</w:instrText>
    </w:r>
    <w:r w:rsidR="00E8701E">
      <w:fldChar w:fldCharType="separate"/>
    </w:r>
    <w:r>
      <w:rPr>
        <w:noProof/>
      </w:rPr>
      <w:t>1</w:t>
    </w:r>
    <w:r w:rsidR="00E8701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8FFDD" w14:textId="067D08AC" w:rsidR="00CB6B0A" w:rsidRDefault="00CB6B0A">
    <w:pPr>
      <w:pStyle w:val="Header"/>
    </w:pPr>
    <w:r>
      <w:rPr>
        <w:noProof/>
      </w:rPr>
      <mc:AlternateContent>
        <mc:Choice Requires="wps">
          <w:drawing>
            <wp:anchor distT="0" distB="0" distL="0" distR="0" simplePos="0" relativeHeight="251658240" behindDoc="0" locked="0" layoutInCell="1" allowOverlap="1" wp14:anchorId="05C2602A" wp14:editId="1399A297">
              <wp:simplePos x="635" y="635"/>
              <wp:positionH relativeFrom="page">
                <wp:align>right</wp:align>
              </wp:positionH>
              <wp:positionV relativeFrom="page">
                <wp:align>top</wp:align>
              </wp:positionV>
              <wp:extent cx="443865" cy="443865"/>
              <wp:effectExtent l="0" t="0" r="0" b="14605"/>
              <wp:wrapNone/>
              <wp:docPr id="87025494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1BD08A" w14:textId="341C11AE" w:rsidR="00CB6B0A" w:rsidRPr="00CB6B0A" w:rsidRDefault="00CB6B0A" w:rsidP="00CB6B0A">
                          <w:pPr>
                            <w:rPr>
                              <w:rFonts w:ascii="Calibri" w:eastAsia="Calibri" w:hAnsi="Calibri" w:cs="Calibri"/>
                              <w:noProof/>
                              <w:color w:val="000000"/>
                              <w:sz w:val="24"/>
                              <w:szCs w:val="24"/>
                            </w:rPr>
                          </w:pPr>
                          <w:r w:rsidRPr="00CB6B0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5C2602A"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461BD08A" w14:textId="341C11AE" w:rsidR="00CB6B0A" w:rsidRPr="00CB6B0A" w:rsidRDefault="00CB6B0A" w:rsidP="00CB6B0A">
                    <w:pPr>
                      <w:rPr>
                        <w:rFonts w:ascii="Calibri" w:eastAsia="Calibri" w:hAnsi="Calibri" w:cs="Calibri"/>
                        <w:noProof/>
                        <w:color w:val="000000"/>
                        <w:sz w:val="24"/>
                        <w:szCs w:val="24"/>
                      </w:rPr>
                    </w:pPr>
                    <w:r w:rsidRPr="00CB6B0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guson, Kiyomi (DFO/MPO)">
    <w15:presenceInfo w15:providerId="AD" w15:userId="S::Kiyomi.Ferguson@dfo-mpo.gc.ca::c983782f-70b5-4f53-8827-2baf9b43e8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42A"/>
    <w:rsid w:val="00000120"/>
    <w:rsid w:val="00010C38"/>
    <w:rsid w:val="000202F2"/>
    <w:rsid w:val="00033902"/>
    <w:rsid w:val="000512E4"/>
    <w:rsid w:val="00067D40"/>
    <w:rsid w:val="00071499"/>
    <w:rsid w:val="000B0E41"/>
    <w:rsid w:val="000F02A3"/>
    <w:rsid w:val="00105A2C"/>
    <w:rsid w:val="00126440"/>
    <w:rsid w:val="0013156A"/>
    <w:rsid w:val="0013672E"/>
    <w:rsid w:val="00146A7A"/>
    <w:rsid w:val="00146DAE"/>
    <w:rsid w:val="001476D1"/>
    <w:rsid w:val="00166327"/>
    <w:rsid w:val="001722B7"/>
    <w:rsid w:val="001A075D"/>
    <w:rsid w:val="001A4BA0"/>
    <w:rsid w:val="001A61F6"/>
    <w:rsid w:val="001C2C7A"/>
    <w:rsid w:val="001C6812"/>
    <w:rsid w:val="001F01B6"/>
    <w:rsid w:val="00201B77"/>
    <w:rsid w:val="002117BC"/>
    <w:rsid w:val="00213CD5"/>
    <w:rsid w:val="00224C24"/>
    <w:rsid w:val="00255248"/>
    <w:rsid w:val="00283E53"/>
    <w:rsid w:val="00290BA3"/>
    <w:rsid w:val="002A1273"/>
    <w:rsid w:val="002A67D7"/>
    <w:rsid w:val="002C758B"/>
    <w:rsid w:val="002D4668"/>
    <w:rsid w:val="002D6394"/>
    <w:rsid w:val="002F142A"/>
    <w:rsid w:val="002F2229"/>
    <w:rsid w:val="002F224E"/>
    <w:rsid w:val="002F402F"/>
    <w:rsid w:val="00306ED5"/>
    <w:rsid w:val="00334D4C"/>
    <w:rsid w:val="00340EE8"/>
    <w:rsid w:val="00351A76"/>
    <w:rsid w:val="00354691"/>
    <w:rsid w:val="00360623"/>
    <w:rsid w:val="00377487"/>
    <w:rsid w:val="00377E0C"/>
    <w:rsid w:val="003A5BF3"/>
    <w:rsid w:val="003B1597"/>
    <w:rsid w:val="003C62FC"/>
    <w:rsid w:val="003C7248"/>
    <w:rsid w:val="003E0BD1"/>
    <w:rsid w:val="003E5427"/>
    <w:rsid w:val="003F671C"/>
    <w:rsid w:val="00431FBB"/>
    <w:rsid w:val="004356B8"/>
    <w:rsid w:val="00436E87"/>
    <w:rsid w:val="004469BE"/>
    <w:rsid w:val="004559AA"/>
    <w:rsid w:val="00465D55"/>
    <w:rsid w:val="004A050F"/>
    <w:rsid w:val="004A0E8F"/>
    <w:rsid w:val="004A3E51"/>
    <w:rsid w:val="004C2BF4"/>
    <w:rsid w:val="004C610B"/>
    <w:rsid w:val="004E36C8"/>
    <w:rsid w:val="004F217E"/>
    <w:rsid w:val="004F424E"/>
    <w:rsid w:val="00511127"/>
    <w:rsid w:val="00511196"/>
    <w:rsid w:val="00521D5B"/>
    <w:rsid w:val="00534EF5"/>
    <w:rsid w:val="00542C35"/>
    <w:rsid w:val="005453D6"/>
    <w:rsid w:val="00547325"/>
    <w:rsid w:val="00557AD9"/>
    <w:rsid w:val="005932A8"/>
    <w:rsid w:val="005A0761"/>
    <w:rsid w:val="005B1DCF"/>
    <w:rsid w:val="005C67C7"/>
    <w:rsid w:val="005D42F0"/>
    <w:rsid w:val="005D64F1"/>
    <w:rsid w:val="005F1FF7"/>
    <w:rsid w:val="00622D7D"/>
    <w:rsid w:val="00640507"/>
    <w:rsid w:val="00677939"/>
    <w:rsid w:val="006826C3"/>
    <w:rsid w:val="006826E8"/>
    <w:rsid w:val="006A74FC"/>
    <w:rsid w:val="006B277F"/>
    <w:rsid w:val="006B705C"/>
    <w:rsid w:val="006C114E"/>
    <w:rsid w:val="006E4570"/>
    <w:rsid w:val="0070508D"/>
    <w:rsid w:val="00713E2C"/>
    <w:rsid w:val="00715737"/>
    <w:rsid w:val="00721105"/>
    <w:rsid w:val="00723C06"/>
    <w:rsid w:val="00726819"/>
    <w:rsid w:val="007756F6"/>
    <w:rsid w:val="00785B32"/>
    <w:rsid w:val="00794A3E"/>
    <w:rsid w:val="007B09FC"/>
    <w:rsid w:val="007B28E6"/>
    <w:rsid w:val="007D6582"/>
    <w:rsid w:val="007E550E"/>
    <w:rsid w:val="008032EB"/>
    <w:rsid w:val="008479AA"/>
    <w:rsid w:val="00860ED1"/>
    <w:rsid w:val="008646AF"/>
    <w:rsid w:val="00897CE9"/>
    <w:rsid w:val="008B1988"/>
    <w:rsid w:val="008D06BE"/>
    <w:rsid w:val="008E3025"/>
    <w:rsid w:val="008F3414"/>
    <w:rsid w:val="00912EC3"/>
    <w:rsid w:val="009147CA"/>
    <w:rsid w:val="0091697E"/>
    <w:rsid w:val="009545F2"/>
    <w:rsid w:val="009705CB"/>
    <w:rsid w:val="009E21DF"/>
    <w:rsid w:val="009F39A0"/>
    <w:rsid w:val="009F617A"/>
    <w:rsid w:val="00A0288F"/>
    <w:rsid w:val="00A42885"/>
    <w:rsid w:val="00A4358F"/>
    <w:rsid w:val="00A55014"/>
    <w:rsid w:val="00A6173E"/>
    <w:rsid w:val="00A723A1"/>
    <w:rsid w:val="00A866AF"/>
    <w:rsid w:val="00A9733E"/>
    <w:rsid w:val="00AD12A4"/>
    <w:rsid w:val="00AF2ABA"/>
    <w:rsid w:val="00AF750B"/>
    <w:rsid w:val="00B01DE3"/>
    <w:rsid w:val="00B10032"/>
    <w:rsid w:val="00B12C06"/>
    <w:rsid w:val="00B24831"/>
    <w:rsid w:val="00B2640A"/>
    <w:rsid w:val="00B26707"/>
    <w:rsid w:val="00B75C33"/>
    <w:rsid w:val="00B81B5E"/>
    <w:rsid w:val="00B8406D"/>
    <w:rsid w:val="00B95376"/>
    <w:rsid w:val="00B971C7"/>
    <w:rsid w:val="00BA384A"/>
    <w:rsid w:val="00BB6738"/>
    <w:rsid w:val="00BC4796"/>
    <w:rsid w:val="00BD0CAF"/>
    <w:rsid w:val="00BE5AA9"/>
    <w:rsid w:val="00BF00C1"/>
    <w:rsid w:val="00BF3831"/>
    <w:rsid w:val="00C32BEF"/>
    <w:rsid w:val="00C60FDA"/>
    <w:rsid w:val="00C63526"/>
    <w:rsid w:val="00C63CA8"/>
    <w:rsid w:val="00C7535F"/>
    <w:rsid w:val="00C90151"/>
    <w:rsid w:val="00CA1D54"/>
    <w:rsid w:val="00CB6B0A"/>
    <w:rsid w:val="00CB7E6A"/>
    <w:rsid w:val="00CC6A1E"/>
    <w:rsid w:val="00CD7173"/>
    <w:rsid w:val="00CE05ED"/>
    <w:rsid w:val="00CE06F6"/>
    <w:rsid w:val="00CF1695"/>
    <w:rsid w:val="00CF62A2"/>
    <w:rsid w:val="00CF6301"/>
    <w:rsid w:val="00D00008"/>
    <w:rsid w:val="00D13F0A"/>
    <w:rsid w:val="00D16DFD"/>
    <w:rsid w:val="00D24531"/>
    <w:rsid w:val="00D37675"/>
    <w:rsid w:val="00D504DA"/>
    <w:rsid w:val="00D56CCD"/>
    <w:rsid w:val="00D57E0E"/>
    <w:rsid w:val="00D64D7F"/>
    <w:rsid w:val="00D80577"/>
    <w:rsid w:val="00D95EC7"/>
    <w:rsid w:val="00DA2481"/>
    <w:rsid w:val="00DC039F"/>
    <w:rsid w:val="00DC4E7D"/>
    <w:rsid w:val="00DD1DFE"/>
    <w:rsid w:val="00E102F4"/>
    <w:rsid w:val="00E26DE6"/>
    <w:rsid w:val="00E50917"/>
    <w:rsid w:val="00E51AA0"/>
    <w:rsid w:val="00E62441"/>
    <w:rsid w:val="00E6469E"/>
    <w:rsid w:val="00E74728"/>
    <w:rsid w:val="00E8701E"/>
    <w:rsid w:val="00E90D7F"/>
    <w:rsid w:val="00E94B1F"/>
    <w:rsid w:val="00EA0490"/>
    <w:rsid w:val="00ED025B"/>
    <w:rsid w:val="00ED060D"/>
    <w:rsid w:val="00ED377F"/>
    <w:rsid w:val="00F04195"/>
    <w:rsid w:val="00F169E3"/>
    <w:rsid w:val="00F211C7"/>
    <w:rsid w:val="00F25E17"/>
    <w:rsid w:val="00F30157"/>
    <w:rsid w:val="00F61BBE"/>
    <w:rsid w:val="00F63AD8"/>
    <w:rsid w:val="00F678F5"/>
    <w:rsid w:val="00F8309F"/>
    <w:rsid w:val="00FA2212"/>
    <w:rsid w:val="00FC053E"/>
    <w:rsid w:val="00FC05D4"/>
    <w:rsid w:val="04326236"/>
    <w:rsid w:val="068687DE"/>
    <w:rsid w:val="06B74866"/>
    <w:rsid w:val="0D76793C"/>
    <w:rsid w:val="0F68B5E9"/>
    <w:rsid w:val="12EA4DA3"/>
    <w:rsid w:val="152615CC"/>
    <w:rsid w:val="1546145A"/>
    <w:rsid w:val="165A8AEB"/>
    <w:rsid w:val="1A656F7F"/>
    <w:rsid w:val="1AE8B76F"/>
    <w:rsid w:val="1B3EE450"/>
    <w:rsid w:val="1BA8F674"/>
    <w:rsid w:val="1C1EB1C3"/>
    <w:rsid w:val="1F35167B"/>
    <w:rsid w:val="20250C56"/>
    <w:rsid w:val="23256936"/>
    <w:rsid w:val="25206DC3"/>
    <w:rsid w:val="25472FD7"/>
    <w:rsid w:val="27905967"/>
    <w:rsid w:val="299A74FA"/>
    <w:rsid w:val="299E9E00"/>
    <w:rsid w:val="2AC220E3"/>
    <w:rsid w:val="2E641739"/>
    <w:rsid w:val="3268BC25"/>
    <w:rsid w:val="32BCDDB3"/>
    <w:rsid w:val="33830D9C"/>
    <w:rsid w:val="3481DDC8"/>
    <w:rsid w:val="3568A2CC"/>
    <w:rsid w:val="36B8D228"/>
    <w:rsid w:val="39A4C1F9"/>
    <w:rsid w:val="3BD1D01A"/>
    <w:rsid w:val="3F4525B6"/>
    <w:rsid w:val="3F4FC21E"/>
    <w:rsid w:val="43885AE8"/>
    <w:rsid w:val="45887284"/>
    <w:rsid w:val="4E509042"/>
    <w:rsid w:val="4FBED66C"/>
    <w:rsid w:val="5228B670"/>
    <w:rsid w:val="5359755D"/>
    <w:rsid w:val="57C56FF9"/>
    <w:rsid w:val="5B6BB3C5"/>
    <w:rsid w:val="5C10D5A8"/>
    <w:rsid w:val="5DDA3D33"/>
    <w:rsid w:val="5F6B4253"/>
    <w:rsid w:val="5F6C6E3D"/>
    <w:rsid w:val="625694CA"/>
    <w:rsid w:val="63D60200"/>
    <w:rsid w:val="669B3BAB"/>
    <w:rsid w:val="6901EFFE"/>
    <w:rsid w:val="6C7781E9"/>
    <w:rsid w:val="6DCB7C06"/>
    <w:rsid w:val="7168414F"/>
    <w:rsid w:val="71B97C06"/>
    <w:rsid w:val="73B79098"/>
    <w:rsid w:val="74D11FDC"/>
    <w:rsid w:val="7556D351"/>
    <w:rsid w:val="75A49A15"/>
    <w:rsid w:val="76D8CEE6"/>
    <w:rsid w:val="781D059D"/>
    <w:rsid w:val="7995E8EA"/>
    <w:rsid w:val="7AFEC887"/>
    <w:rsid w:val="7B30719B"/>
    <w:rsid w:val="7BB5AF6E"/>
    <w:rsid w:val="7D04D924"/>
    <w:rsid w:val="7EE9B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E3D7"/>
  <w15:docId w15:val="{06BD3903-3420-421F-B5FB-678CE0BB8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C33"/>
  </w:style>
  <w:style w:type="paragraph" w:styleId="Heading1">
    <w:name w:val="heading 1"/>
    <w:basedOn w:val="Normal"/>
    <w:next w:val="Normal"/>
    <w:uiPriority w:val="9"/>
    <w:qFormat/>
    <w:pPr>
      <w:keepNext/>
      <w:keepLines/>
      <w:spacing w:before="400" w:after="120" w:line="480" w:lineRule="auto"/>
      <w:outlineLvl w:val="0"/>
    </w:pPr>
    <w:rPr>
      <w:rFonts w:ascii="Times New Roman" w:eastAsia="Times New Roman" w:hAnsi="Times New Roman" w:cs="Times New Roman"/>
      <w:sz w:val="28"/>
      <w:szCs w:val="28"/>
    </w:rPr>
  </w:style>
  <w:style w:type="paragraph" w:styleId="Heading2">
    <w:name w:val="heading 2"/>
    <w:basedOn w:val="Normal"/>
    <w:next w:val="Normal"/>
    <w:link w:val="Heading2Char"/>
    <w:uiPriority w:val="9"/>
    <w:unhideWhenUsed/>
    <w:qFormat/>
    <w:pPr>
      <w:keepNext/>
      <w:keepLines/>
      <w:spacing w:before="360" w:after="120" w:line="480" w:lineRule="auto"/>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rsid w:val="005B1DCF"/>
    <w:pPr>
      <w:keepNext/>
      <w:keepLines/>
      <w:spacing w:before="360" w:after="120" w:line="480" w:lineRule="auto"/>
      <w:outlineLvl w:val="2"/>
    </w:pPr>
    <w:rPr>
      <w:rFonts w:ascii="Times New Roman" w:eastAsia="Times New Roman" w:hAnsi="Times New Roman" w:cs="Times New Roman"/>
      <w:sz w:val="28"/>
      <w:szCs w:val="28"/>
    </w:rPr>
  </w:style>
  <w:style w:type="paragraph" w:styleId="Heading4">
    <w:name w:val="heading 4"/>
    <w:basedOn w:val="Normal"/>
    <w:next w:val="Normal"/>
    <w:uiPriority w:val="9"/>
    <w:unhideWhenUsed/>
    <w:qFormat/>
    <w:rsid w:val="005B1DCF"/>
    <w:pPr>
      <w:keepNext/>
      <w:keepLines/>
      <w:spacing w:before="280" w:after="240"/>
      <w:outlineLvl w:val="3"/>
    </w:pPr>
    <w:rPr>
      <w:rFonts w:ascii="Times New Roman" w:hAnsi="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LineNumber">
    <w:name w:val="line number"/>
    <w:basedOn w:val="DefaultParagraphFont"/>
    <w:uiPriority w:val="99"/>
    <w:semiHidden/>
    <w:unhideWhenUsed/>
    <w:rsid w:val="00CB6B0A"/>
  </w:style>
  <w:style w:type="paragraph" w:styleId="Header">
    <w:name w:val="header"/>
    <w:basedOn w:val="Normal"/>
    <w:link w:val="HeaderChar"/>
    <w:uiPriority w:val="99"/>
    <w:unhideWhenUsed/>
    <w:rsid w:val="00CB6B0A"/>
    <w:pPr>
      <w:tabs>
        <w:tab w:val="center" w:pos="4680"/>
        <w:tab w:val="right" w:pos="9360"/>
      </w:tabs>
      <w:spacing w:line="240" w:lineRule="auto"/>
    </w:pPr>
  </w:style>
  <w:style w:type="character" w:customStyle="1" w:styleId="HeaderChar">
    <w:name w:val="Header Char"/>
    <w:basedOn w:val="DefaultParagraphFont"/>
    <w:link w:val="Header"/>
    <w:uiPriority w:val="99"/>
    <w:rsid w:val="00CB6B0A"/>
  </w:style>
  <w:style w:type="paragraph" w:styleId="Bibliography">
    <w:name w:val="Bibliography"/>
    <w:basedOn w:val="Normal"/>
    <w:next w:val="Normal"/>
    <w:uiPriority w:val="37"/>
    <w:unhideWhenUsed/>
    <w:rsid w:val="006C114E"/>
    <w:pPr>
      <w:spacing w:after="240" w:line="240" w:lineRule="auto"/>
      <w:ind w:left="720" w:hanging="720"/>
    </w:pPr>
  </w:style>
  <w:style w:type="character" w:styleId="Hyperlink">
    <w:name w:val="Hyperlink"/>
    <w:basedOn w:val="DefaultParagraphFont"/>
    <w:uiPriority w:val="99"/>
    <w:semiHidden/>
    <w:unhideWhenUsed/>
    <w:rsid w:val="001C6812"/>
    <w:rPr>
      <w:color w:val="0000FF"/>
      <w:u w:val="single"/>
    </w:rPr>
  </w:style>
  <w:style w:type="character" w:customStyle="1" w:styleId="Heading2Char">
    <w:name w:val="Heading 2 Char"/>
    <w:basedOn w:val="DefaultParagraphFont"/>
    <w:link w:val="Heading2"/>
    <w:uiPriority w:val="9"/>
    <w:rsid w:val="00B75C33"/>
    <w:rPr>
      <w:rFonts w:ascii="Times New Roman" w:eastAsia="Times New Roman" w:hAnsi="Times New Roman" w:cs="Times New Roman"/>
      <w:sz w:val="28"/>
      <w:szCs w:val="28"/>
    </w:rPr>
  </w:style>
  <w:style w:type="paragraph" w:styleId="FootnoteText">
    <w:name w:val="footnote text"/>
    <w:basedOn w:val="Normal"/>
    <w:link w:val="FootnoteTextChar"/>
    <w:uiPriority w:val="99"/>
    <w:semiHidden/>
    <w:unhideWhenUsed/>
    <w:rsid w:val="00B75C33"/>
    <w:pPr>
      <w:spacing w:line="240" w:lineRule="auto"/>
    </w:pPr>
    <w:rPr>
      <w:sz w:val="20"/>
      <w:szCs w:val="20"/>
    </w:rPr>
  </w:style>
  <w:style w:type="character" w:customStyle="1" w:styleId="FootnoteTextChar">
    <w:name w:val="Footnote Text Char"/>
    <w:basedOn w:val="DefaultParagraphFont"/>
    <w:link w:val="FootnoteText"/>
    <w:uiPriority w:val="99"/>
    <w:semiHidden/>
    <w:rsid w:val="00B75C33"/>
    <w:rPr>
      <w:sz w:val="20"/>
      <w:szCs w:val="20"/>
    </w:rPr>
  </w:style>
  <w:style w:type="character" w:styleId="FootnoteReference">
    <w:name w:val="footnote reference"/>
    <w:basedOn w:val="DefaultParagraphFont"/>
    <w:uiPriority w:val="99"/>
    <w:semiHidden/>
    <w:unhideWhenUsed/>
    <w:rsid w:val="00B75C33"/>
    <w:rPr>
      <w:vertAlign w:val="superscript"/>
    </w:rPr>
  </w:style>
  <w:style w:type="paragraph" w:styleId="Footer">
    <w:name w:val="footer"/>
    <w:basedOn w:val="Normal"/>
    <w:link w:val="FooterChar"/>
    <w:uiPriority w:val="99"/>
    <w:semiHidden/>
    <w:unhideWhenUsed/>
    <w:rsid w:val="00D95EC7"/>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95EC7"/>
  </w:style>
  <w:style w:type="paragraph" w:styleId="Revision">
    <w:name w:val="Revision"/>
    <w:hidden/>
    <w:uiPriority w:val="99"/>
    <w:semiHidden/>
    <w:rsid w:val="00166327"/>
    <w:pPr>
      <w:spacing w:line="240" w:lineRule="auto"/>
    </w:pPr>
  </w:style>
  <w:style w:type="character" w:styleId="CommentReference">
    <w:name w:val="annotation reference"/>
    <w:basedOn w:val="DefaultParagraphFont"/>
    <w:uiPriority w:val="99"/>
    <w:semiHidden/>
    <w:unhideWhenUsed/>
    <w:rsid w:val="00290BA3"/>
    <w:rPr>
      <w:sz w:val="16"/>
      <w:szCs w:val="16"/>
    </w:rPr>
  </w:style>
  <w:style w:type="paragraph" w:styleId="CommentText">
    <w:name w:val="annotation text"/>
    <w:basedOn w:val="Normal"/>
    <w:link w:val="CommentTextChar"/>
    <w:uiPriority w:val="99"/>
    <w:unhideWhenUsed/>
    <w:rsid w:val="00290BA3"/>
    <w:pPr>
      <w:spacing w:line="240" w:lineRule="auto"/>
    </w:pPr>
    <w:rPr>
      <w:sz w:val="20"/>
      <w:szCs w:val="20"/>
    </w:rPr>
  </w:style>
  <w:style w:type="character" w:customStyle="1" w:styleId="CommentTextChar">
    <w:name w:val="Comment Text Char"/>
    <w:basedOn w:val="DefaultParagraphFont"/>
    <w:link w:val="CommentText"/>
    <w:uiPriority w:val="99"/>
    <w:rsid w:val="00290BA3"/>
    <w:rPr>
      <w:sz w:val="20"/>
      <w:szCs w:val="20"/>
    </w:rPr>
  </w:style>
  <w:style w:type="paragraph" w:styleId="CommentSubject">
    <w:name w:val="annotation subject"/>
    <w:basedOn w:val="CommentText"/>
    <w:next w:val="CommentText"/>
    <w:link w:val="CommentSubjectChar"/>
    <w:uiPriority w:val="99"/>
    <w:semiHidden/>
    <w:unhideWhenUsed/>
    <w:rsid w:val="00290BA3"/>
    <w:rPr>
      <w:b/>
      <w:bCs/>
    </w:rPr>
  </w:style>
  <w:style w:type="character" w:customStyle="1" w:styleId="CommentSubjectChar">
    <w:name w:val="Comment Subject Char"/>
    <w:basedOn w:val="CommentTextChar"/>
    <w:link w:val="CommentSubject"/>
    <w:uiPriority w:val="99"/>
    <w:semiHidden/>
    <w:rsid w:val="00290B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15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1-7415-1010" TargetMode="External"/><Relationship Id="rId18" Type="http://schemas.openxmlformats.org/officeDocument/2006/relationships/hyperlink" Target="https://repository.library.noaa.gov/view/noaa/61910" TargetMode="External"/><Relationship Id="rId26" Type="http://schemas.openxmlformats.org/officeDocument/2006/relationships/image" Target="media/image1.png"/><Relationship Id="rId39" Type="http://schemas.openxmlformats.org/officeDocument/2006/relationships/theme" Target="theme/theme1.xml"/><Relationship Id="rId21" Type="http://schemas.microsoft.com/office/2011/relationships/commentsExtended" Target="commentsExtended.xml"/><Relationship Id="rId34" Type="http://schemas.openxmlformats.org/officeDocument/2006/relationships/header" Target="header1.xml"/><Relationship Id="rId7" Type="http://schemas.openxmlformats.org/officeDocument/2006/relationships/hyperlink" Target="https://orcid.org/0000-0001-5128-948X" TargetMode="External"/><Relationship Id="rId12" Type="http://schemas.openxmlformats.org/officeDocument/2006/relationships/hyperlink" Target="https://orcid.org/0000-0001-6078-7747" TargetMode="External"/><Relationship Id="rId17" Type="http://schemas.openxmlformats.org/officeDocument/2006/relationships/hyperlink" Target="https://repository.library.noaa.gov/view/noaa/61910" TargetMode="External"/><Relationship Id="rId25" Type="http://schemas.openxmlformats.org/officeDocument/2006/relationships/hyperlink" Target="https://fishglob.sites.ucsc.edu/" TargetMode="External"/><Relationship Id="rId33" Type="http://schemas.openxmlformats.org/officeDocument/2006/relationships/image" Target="media/image8.png"/><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dfo-mpo.gc.ca/fisheries-peches/initiatives/ecosystems-approach-approche-ecosystemique/index-eng.html" TargetMode="External"/><Relationship Id="rId20" Type="http://schemas.openxmlformats.org/officeDocument/2006/relationships/comments" Target="comments.xml"/><Relationship Id="rId29"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id.org/0000-0003-3564-2030" TargetMode="External"/><Relationship Id="rId24" Type="http://schemas.openxmlformats.org/officeDocument/2006/relationships/hyperlink" Target="https://www.zotero.org/google-docs/?broken=SsglRs" TargetMode="Externa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isheries.noaa.gov/s3/2023-08/03-201-17-EFH-Climate-Change-Procedure-Final-8.9.23.pdf" TargetMode="External"/><Relationship Id="rId23" Type="http://schemas.microsoft.com/office/2018/08/relationships/commentsExtensible" Target="commentsExtensible.xml"/><Relationship Id="rId28" Type="http://schemas.openxmlformats.org/officeDocument/2006/relationships/image" Target="media/image3.png"/><Relationship Id="rId36" Type="http://schemas.openxmlformats.org/officeDocument/2006/relationships/header" Target="header3.xml"/><Relationship Id="rId10" Type="http://schemas.openxmlformats.org/officeDocument/2006/relationships/hyperlink" Target="https://orcid.org/0009-0006-3462-8981" TargetMode="External"/><Relationship Id="rId19" Type="http://schemas.openxmlformats.org/officeDocument/2006/relationships/hyperlink" Target="https://www.zotero.org/google-docs/?broken=z5Vda7" TargetMode="External"/><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orcid.org/0000-0002-1584-0198" TargetMode="External"/><Relationship Id="rId14" Type="http://schemas.openxmlformats.org/officeDocument/2006/relationships/hyperlink" Target="https://github.com/kifre1/Hali_Shift_withNF" TargetMode="External"/><Relationship Id="rId22" Type="http://schemas.microsoft.com/office/2016/09/relationships/commentsIds" Target="commentsIds.xml"/><Relationship Id="rId27" Type="http://schemas.openxmlformats.org/officeDocument/2006/relationships/image" Target="media/image2.jpeg"/><Relationship Id="rId30" Type="http://schemas.openxmlformats.org/officeDocument/2006/relationships/image" Target="media/image5.jpeg"/><Relationship Id="rId35" Type="http://schemas.openxmlformats.org/officeDocument/2006/relationships/header" Target="header2.xml"/><Relationship Id="rId8" Type="http://schemas.openxmlformats.org/officeDocument/2006/relationships/hyperlink" Target="https://orcid.org/0009-0003-4544-274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7D679-D8E6-4491-8811-FFDAECEC4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43</Pages>
  <Words>35483</Words>
  <Characters>202254</Characters>
  <Application>Microsoft Office Word</Application>
  <DocSecurity>0</DocSecurity>
  <Lines>1685</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237263</CharactersWithSpaces>
  <SharedDoc>false</SharedDoc>
  <HLinks>
    <vt:vector size="90" baseType="variant">
      <vt:variant>
        <vt:i4>589889</vt:i4>
      </vt:variant>
      <vt:variant>
        <vt:i4>216</vt:i4>
      </vt:variant>
      <vt:variant>
        <vt:i4>0</vt:i4>
      </vt:variant>
      <vt:variant>
        <vt:i4>5</vt:i4>
      </vt:variant>
      <vt:variant>
        <vt:lpwstr>https://fishglob.sites.ucsc.edu/</vt:lpwstr>
      </vt:variant>
      <vt:variant>
        <vt:lpwstr/>
      </vt:variant>
      <vt:variant>
        <vt:i4>6160448</vt:i4>
      </vt:variant>
      <vt:variant>
        <vt:i4>183</vt:i4>
      </vt:variant>
      <vt:variant>
        <vt:i4>0</vt:i4>
      </vt:variant>
      <vt:variant>
        <vt:i4>5</vt:i4>
      </vt:variant>
      <vt:variant>
        <vt:lpwstr>https://www.zotero.org/google-docs/?broken=SsglRs</vt:lpwstr>
      </vt:variant>
      <vt:variant>
        <vt:lpwstr/>
      </vt:variant>
      <vt:variant>
        <vt:i4>5570574</vt:i4>
      </vt:variant>
      <vt:variant>
        <vt:i4>87</vt:i4>
      </vt:variant>
      <vt:variant>
        <vt:i4>0</vt:i4>
      </vt:variant>
      <vt:variant>
        <vt:i4>5</vt:i4>
      </vt:variant>
      <vt:variant>
        <vt:lpwstr>https://www.zotero.org/google-docs/?broken=z5Vda7</vt:lpwstr>
      </vt:variant>
      <vt:variant>
        <vt:lpwstr/>
      </vt:variant>
      <vt:variant>
        <vt:i4>2949244</vt:i4>
      </vt:variant>
      <vt:variant>
        <vt:i4>45</vt:i4>
      </vt:variant>
      <vt:variant>
        <vt:i4>0</vt:i4>
      </vt:variant>
      <vt:variant>
        <vt:i4>5</vt:i4>
      </vt:variant>
      <vt:variant>
        <vt:lpwstr>https://repository.library.noaa.gov/view/noaa/61910</vt:lpwstr>
      </vt:variant>
      <vt:variant>
        <vt:lpwstr/>
      </vt:variant>
      <vt:variant>
        <vt:i4>2949244</vt:i4>
      </vt:variant>
      <vt:variant>
        <vt:i4>42</vt:i4>
      </vt:variant>
      <vt:variant>
        <vt:i4>0</vt:i4>
      </vt:variant>
      <vt:variant>
        <vt:i4>5</vt:i4>
      </vt:variant>
      <vt:variant>
        <vt:lpwstr>https://repository.library.noaa.gov/view/noaa/61910</vt:lpwstr>
      </vt:variant>
      <vt:variant>
        <vt:lpwstr/>
      </vt:variant>
      <vt:variant>
        <vt:i4>1245255</vt:i4>
      </vt:variant>
      <vt:variant>
        <vt:i4>39</vt:i4>
      </vt:variant>
      <vt:variant>
        <vt:i4>0</vt:i4>
      </vt:variant>
      <vt:variant>
        <vt:i4>5</vt:i4>
      </vt:variant>
      <vt:variant>
        <vt:lpwstr>https://www.dfo-mpo.gc.ca/fisheries-peches/initiatives/ecosystems-approach-approche-ecosystemique/index-eng.html</vt:lpwstr>
      </vt:variant>
      <vt:variant>
        <vt:lpwstr/>
      </vt:variant>
      <vt:variant>
        <vt:i4>262237</vt:i4>
      </vt:variant>
      <vt:variant>
        <vt:i4>36</vt:i4>
      </vt:variant>
      <vt:variant>
        <vt:i4>0</vt:i4>
      </vt:variant>
      <vt:variant>
        <vt:i4>5</vt:i4>
      </vt:variant>
      <vt:variant>
        <vt:lpwstr>https://www.fisheries.noaa.gov/s3/2023-08/03-201-17-EFH-Climate-Change-Procedure-Final-8.9.23.pdf</vt:lpwstr>
      </vt:variant>
      <vt:variant>
        <vt:lpwstr/>
      </vt:variant>
      <vt:variant>
        <vt:i4>3145833</vt:i4>
      </vt:variant>
      <vt:variant>
        <vt:i4>21</vt:i4>
      </vt:variant>
      <vt:variant>
        <vt:i4>0</vt:i4>
      </vt:variant>
      <vt:variant>
        <vt:i4>5</vt:i4>
      </vt:variant>
      <vt:variant>
        <vt:lpwstr>https://github.com/kifre1/Hali_Shift_withNF</vt:lpwstr>
      </vt:variant>
      <vt:variant>
        <vt:lpwstr/>
      </vt:variant>
      <vt:variant>
        <vt:i4>5570583</vt:i4>
      </vt:variant>
      <vt:variant>
        <vt:i4>18</vt:i4>
      </vt:variant>
      <vt:variant>
        <vt:i4>0</vt:i4>
      </vt:variant>
      <vt:variant>
        <vt:i4>5</vt:i4>
      </vt:variant>
      <vt:variant>
        <vt:lpwstr>https://orcid.org/0000-0001-7415-1010</vt:lpwstr>
      </vt:variant>
      <vt:variant>
        <vt:lpwstr/>
      </vt:variant>
      <vt:variant>
        <vt:i4>6225943</vt:i4>
      </vt:variant>
      <vt:variant>
        <vt:i4>15</vt:i4>
      </vt:variant>
      <vt:variant>
        <vt:i4>0</vt:i4>
      </vt:variant>
      <vt:variant>
        <vt:i4>5</vt:i4>
      </vt:variant>
      <vt:variant>
        <vt:lpwstr>https://orcid.org/0000-0001-6078-7747</vt:lpwstr>
      </vt:variant>
      <vt:variant>
        <vt:lpwstr/>
      </vt:variant>
      <vt:variant>
        <vt:i4>5505046</vt:i4>
      </vt:variant>
      <vt:variant>
        <vt:i4>12</vt:i4>
      </vt:variant>
      <vt:variant>
        <vt:i4>0</vt:i4>
      </vt:variant>
      <vt:variant>
        <vt:i4>5</vt:i4>
      </vt:variant>
      <vt:variant>
        <vt:lpwstr>https://orcid.org/0000-0003-3564-2030</vt:lpwstr>
      </vt:variant>
      <vt:variant>
        <vt:lpwstr/>
      </vt:variant>
      <vt:variant>
        <vt:i4>5963802</vt:i4>
      </vt:variant>
      <vt:variant>
        <vt:i4>9</vt:i4>
      </vt:variant>
      <vt:variant>
        <vt:i4>0</vt:i4>
      </vt:variant>
      <vt:variant>
        <vt:i4>5</vt:i4>
      </vt:variant>
      <vt:variant>
        <vt:lpwstr>https://orcid.org/0009-0006-3462-8981</vt:lpwstr>
      </vt:variant>
      <vt:variant>
        <vt:lpwstr/>
      </vt:variant>
      <vt:variant>
        <vt:i4>6029338</vt:i4>
      </vt:variant>
      <vt:variant>
        <vt:i4>6</vt:i4>
      </vt:variant>
      <vt:variant>
        <vt:i4>0</vt:i4>
      </vt:variant>
      <vt:variant>
        <vt:i4>5</vt:i4>
      </vt:variant>
      <vt:variant>
        <vt:lpwstr>https://orcid.org/0000-0002-1584-0198</vt:lpwstr>
      </vt:variant>
      <vt:variant>
        <vt:lpwstr/>
      </vt:variant>
      <vt:variant>
        <vt:i4>5898260</vt:i4>
      </vt:variant>
      <vt:variant>
        <vt:i4>3</vt:i4>
      </vt:variant>
      <vt:variant>
        <vt:i4>0</vt:i4>
      </vt:variant>
      <vt:variant>
        <vt:i4>5</vt:i4>
      </vt:variant>
      <vt:variant>
        <vt:lpwstr>https://orcid.org/0009-0003-4544-2742</vt:lpwstr>
      </vt:variant>
      <vt:variant>
        <vt:lpwstr/>
      </vt:variant>
      <vt:variant>
        <vt:i4>6029330</vt:i4>
      </vt:variant>
      <vt:variant>
        <vt:i4>0</vt:i4>
      </vt:variant>
      <vt:variant>
        <vt:i4>0</vt:i4>
      </vt:variant>
      <vt:variant>
        <vt:i4>5</vt:i4>
      </vt:variant>
      <vt:variant>
        <vt:lpwstr>https://orcid.org/0000-0001-5128-948X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Shackell, Nancy (DFO/MPO)</dc:creator>
  <cp:lastModifiedBy>Ferguson, Kiyomi (DFO/MPO)</cp:lastModifiedBy>
  <cp:revision>2</cp:revision>
  <dcterms:created xsi:type="dcterms:W3CDTF">2025-08-28T19:16:00Z</dcterms:created>
  <dcterms:modified xsi:type="dcterms:W3CDTF">2025-08-28T19:16:00Z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="automaticJournalAbbreviations" value="true"/&gt;&lt;/prefs&gt;&lt;/data&gt;</vt:lpwstr>
  </property>
  <property fmtid="{D5CDD505-2E9C-101B-9397-08002B2CF9AE}" pid="3" name="ZOTERO_PREF_1">
    <vt:lpwstr>&lt;data data-version="3" zotero-version="7.0.16"&gt;&lt;session id="JwEKaFpS"/&gt;&lt;style id="http://www.zotero.org/styles/chicago-author-date" locale="en-US" hasBibliography="1" bibliographyStyleHasBeenSet="1"/&gt;&lt;prefs&gt;&lt;pref name="fieldType" value="Field"/&gt;&lt;pref name</vt:lpwstr>
  </property>
  <property fmtid="{D5CDD505-2E9C-101B-9397-08002B2CF9AE}" pid="4" name="ClassificationContentMarkingHeaderShapeIds">
    <vt:lpwstr>33df095d,60e3f1db,3767ef1e</vt:lpwstr>
  </property>
  <property fmtid="{D5CDD505-2E9C-101B-9397-08002B2CF9AE}" pid="5" name="ClassificationContentMarkingHeaderFontProps">
    <vt:lpwstr>#000000,12,Calibri</vt:lpwstr>
  </property>
  <property fmtid="{D5CDD505-2E9C-101B-9397-08002B2CF9AE}" pid="6" name="ClassificationContentMarkingHeaderText">
    <vt:lpwstr>Unclassified - Non-Classifié</vt:lpwstr>
  </property>
  <property fmtid="{D5CDD505-2E9C-101B-9397-08002B2CF9AE}" pid="7" name="MSIP_Label_4e6cdb53-fd15-486d-84de-c510e3a62203_Enabled">
    <vt:lpwstr>true</vt:lpwstr>
  </property>
  <property fmtid="{D5CDD505-2E9C-101B-9397-08002B2CF9AE}" pid="8" name="MSIP_Label_4e6cdb53-fd15-486d-84de-c510e3a62203_SetDate">
    <vt:lpwstr>2025-07-30T17:13:02Z</vt:lpwstr>
  </property>
  <property fmtid="{D5CDD505-2E9C-101B-9397-08002B2CF9AE}" pid="9" name="MSIP_Label_4e6cdb53-fd15-486d-84de-c510e3a62203_Method">
    <vt:lpwstr>Standard</vt:lpwstr>
  </property>
  <property fmtid="{D5CDD505-2E9C-101B-9397-08002B2CF9AE}" pid="10" name="MSIP_Label_4e6cdb53-fd15-486d-84de-c510e3a62203_Name">
    <vt:lpwstr>UNCLASSIFIED - NON-CLASSIFIÉ</vt:lpwstr>
  </property>
  <property fmtid="{D5CDD505-2E9C-101B-9397-08002B2CF9AE}" pid="11" name="MSIP_Label_4e6cdb53-fd15-486d-84de-c510e3a62203_SiteId">
    <vt:lpwstr>1594fdae-a1d9-4405-915d-011467234338</vt:lpwstr>
  </property>
  <property fmtid="{D5CDD505-2E9C-101B-9397-08002B2CF9AE}" pid="12" name="MSIP_Label_4e6cdb53-fd15-486d-84de-c510e3a62203_ActionId">
    <vt:lpwstr>2cfac076-cb01-4926-a032-10916b514f70</vt:lpwstr>
  </property>
  <property fmtid="{D5CDD505-2E9C-101B-9397-08002B2CF9AE}" pid="13" name="MSIP_Label_4e6cdb53-fd15-486d-84de-c510e3a62203_ContentBits">
    <vt:lpwstr>1</vt:lpwstr>
  </property>
</Properties>
</file>